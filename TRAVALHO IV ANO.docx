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42E4" w14:textId="216866D0" w:rsidR="006B3751" w:rsidRPr="006C7C8A" w:rsidRDefault="006B3751" w:rsidP="00636725">
      <w:pPr>
        <w:spacing w:line="360" w:lineRule="auto"/>
        <w:rPr>
          <w:rFonts w:ascii="Times New Roman" w:hAnsi="Times New Roman" w:cs="Times New Roman"/>
        </w:rPr>
      </w:pPr>
      <w:r w:rsidRPr="006C7C8A">
        <w:rPr>
          <w:rFonts w:ascii="Times New Roman" w:hAnsi="Times New Roman" w:cs="Times New Roman"/>
          <w:noProof/>
          <w:lang w:val="pt-BR" w:eastAsia="pt-BR"/>
        </w:rPr>
        <w:drawing>
          <wp:anchor distT="0" distB="0" distL="114300" distR="114300" simplePos="0" relativeHeight="251658240" behindDoc="1" locked="0" layoutInCell="1" allowOverlap="1" wp14:anchorId="6F9C2171" wp14:editId="53BA5510">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2729698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26C11B" w14:textId="1B7E13C4" w:rsidR="006B3751" w:rsidRPr="006C7C8A" w:rsidRDefault="006B3751" w:rsidP="00636725">
      <w:pPr>
        <w:spacing w:line="360" w:lineRule="auto"/>
        <w:rPr>
          <w:rFonts w:ascii="Times New Roman" w:hAnsi="Times New Roman" w:cs="Times New Roman"/>
        </w:rPr>
      </w:pPr>
    </w:p>
    <w:p w14:paraId="6B9EFE14" w14:textId="6A5F78BC" w:rsidR="006B3751" w:rsidRPr="006C7C8A" w:rsidRDefault="006B3751" w:rsidP="00636725">
      <w:pPr>
        <w:spacing w:line="360" w:lineRule="auto"/>
        <w:rPr>
          <w:rFonts w:ascii="Times New Roman" w:hAnsi="Times New Roman" w:cs="Times New Roman"/>
        </w:rPr>
      </w:pPr>
    </w:p>
    <w:p w14:paraId="334C1C88" w14:textId="1329EC51" w:rsidR="006B3751" w:rsidRPr="006C7C8A" w:rsidRDefault="006B3751" w:rsidP="00636725">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C0FC784" w14:textId="4380EB61" w:rsidR="00CE399F" w:rsidRPr="006C7C8A" w:rsidRDefault="006B3751" w:rsidP="00636725">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CF4C012" w14:textId="77777777" w:rsidR="006B3751" w:rsidRPr="006C7C8A" w:rsidRDefault="006B3751" w:rsidP="00636725">
      <w:pPr>
        <w:spacing w:line="360" w:lineRule="auto"/>
        <w:jc w:val="center"/>
        <w:rPr>
          <w:rFonts w:ascii="Times New Roman" w:hAnsi="Times New Roman" w:cs="Times New Roman"/>
        </w:rPr>
      </w:pPr>
    </w:p>
    <w:p w14:paraId="5718D499" w14:textId="77777777" w:rsidR="006B3751" w:rsidRPr="006C7C8A" w:rsidRDefault="006B3751" w:rsidP="00636725">
      <w:pPr>
        <w:spacing w:line="360" w:lineRule="auto"/>
        <w:jc w:val="center"/>
        <w:rPr>
          <w:rFonts w:ascii="Times New Roman" w:hAnsi="Times New Roman" w:cs="Times New Roman"/>
        </w:rPr>
      </w:pPr>
    </w:p>
    <w:p w14:paraId="2AF910C7" w14:textId="77777777" w:rsidR="006B3751" w:rsidRPr="006C7C8A" w:rsidRDefault="006B3751" w:rsidP="00636725">
      <w:pPr>
        <w:spacing w:line="360" w:lineRule="auto"/>
        <w:jc w:val="center"/>
        <w:rPr>
          <w:rFonts w:ascii="Times New Roman" w:hAnsi="Times New Roman" w:cs="Times New Roman"/>
        </w:rPr>
      </w:pPr>
    </w:p>
    <w:p w14:paraId="496E4986" w14:textId="77777777" w:rsidR="006B3751" w:rsidRPr="006C7C8A" w:rsidRDefault="006B3751" w:rsidP="00636725">
      <w:pPr>
        <w:spacing w:line="360" w:lineRule="auto"/>
        <w:jc w:val="center"/>
        <w:rPr>
          <w:rFonts w:ascii="Times New Roman" w:hAnsi="Times New Roman" w:cs="Times New Roman"/>
        </w:rPr>
      </w:pPr>
    </w:p>
    <w:p w14:paraId="5A251C4D" w14:textId="44A8D2E5" w:rsidR="006B3751" w:rsidRPr="006C7C8A" w:rsidRDefault="00E60CAA" w:rsidP="00636725">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664BCB71" w14:textId="77777777" w:rsidR="006B3751" w:rsidRPr="006C7C8A" w:rsidRDefault="006B3751" w:rsidP="00636725">
      <w:pPr>
        <w:spacing w:line="360" w:lineRule="auto"/>
        <w:jc w:val="center"/>
        <w:rPr>
          <w:rFonts w:ascii="Times New Roman" w:hAnsi="Times New Roman" w:cs="Times New Roman"/>
          <w:b/>
          <w:bCs/>
        </w:rPr>
      </w:pPr>
    </w:p>
    <w:p w14:paraId="1CB02064" w14:textId="2F520A80" w:rsidR="006B3751" w:rsidRPr="006C7C8A" w:rsidRDefault="006B3751" w:rsidP="00636725">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Mideiro  Passageiro Pongolola</w:t>
      </w:r>
    </w:p>
    <w:p w14:paraId="65C41CC2" w14:textId="77777777" w:rsidR="006B3751" w:rsidRPr="006C7C8A" w:rsidRDefault="006B3751" w:rsidP="00636725">
      <w:pPr>
        <w:spacing w:line="360" w:lineRule="auto"/>
        <w:jc w:val="center"/>
        <w:rPr>
          <w:rFonts w:ascii="Times New Roman" w:hAnsi="Times New Roman" w:cs="Times New Roman"/>
        </w:rPr>
      </w:pPr>
    </w:p>
    <w:p w14:paraId="493D87DA" w14:textId="74FE2F55" w:rsidR="006B3751" w:rsidRPr="006C7C8A" w:rsidRDefault="006B3751" w:rsidP="00636725">
      <w:pPr>
        <w:spacing w:line="360" w:lineRule="auto"/>
        <w:jc w:val="center"/>
        <w:rPr>
          <w:rFonts w:ascii="Times New Roman" w:hAnsi="Times New Roman" w:cs="Times New Roman"/>
        </w:rPr>
      </w:pPr>
      <w:r w:rsidRPr="006C7C8A">
        <w:rPr>
          <w:rFonts w:ascii="Times New Roman" w:hAnsi="Times New Roman" w:cs="Times New Roman"/>
          <w:b/>
          <w:bCs/>
        </w:rPr>
        <w:t>Orientador:</w:t>
      </w:r>
      <w:r w:rsidR="00E05413">
        <w:rPr>
          <w:rFonts w:ascii="Times New Roman" w:hAnsi="Times New Roman" w:cs="Times New Roman"/>
          <w:b/>
          <w:bCs/>
        </w:rPr>
        <w:t xml:space="preserve"> </w:t>
      </w:r>
      <w:r w:rsidR="00E05413" w:rsidRPr="00E05413">
        <w:rPr>
          <w:rFonts w:ascii="Times New Roman" w:hAnsi="Times New Roman" w:cs="Times New Roman"/>
        </w:rPr>
        <w:t>Msc</w:t>
      </w:r>
      <w:r w:rsidRPr="006C7C8A">
        <w:rPr>
          <w:rFonts w:ascii="Times New Roman" w:hAnsi="Times New Roman" w:cs="Times New Roman"/>
          <w:b/>
          <w:bCs/>
        </w:rPr>
        <w:t xml:space="preserve"> </w:t>
      </w:r>
      <w:r w:rsidR="00E05413" w:rsidRPr="006C7C8A">
        <w:rPr>
          <w:rFonts w:ascii="Times New Roman" w:hAnsi="Times New Roman" w:cs="Times New Roman"/>
        </w:rPr>
        <w:t>Álvaro</w:t>
      </w:r>
      <w:r w:rsidRPr="006C7C8A">
        <w:rPr>
          <w:rFonts w:ascii="Times New Roman" w:hAnsi="Times New Roman" w:cs="Times New Roman"/>
        </w:rPr>
        <w:t xml:space="preserve"> Tando </w:t>
      </w:r>
    </w:p>
    <w:p w14:paraId="6A00E189" w14:textId="77777777" w:rsidR="006B3751" w:rsidRPr="006C7C8A" w:rsidRDefault="006B3751" w:rsidP="00636725">
      <w:pPr>
        <w:spacing w:line="360" w:lineRule="auto"/>
        <w:jc w:val="center"/>
        <w:rPr>
          <w:rFonts w:ascii="Times New Roman" w:hAnsi="Times New Roman" w:cs="Times New Roman"/>
        </w:rPr>
      </w:pPr>
    </w:p>
    <w:p w14:paraId="2DA593BF" w14:textId="77777777" w:rsidR="006B3751" w:rsidRPr="006C7C8A" w:rsidRDefault="006B3751" w:rsidP="00636725">
      <w:pPr>
        <w:spacing w:line="360" w:lineRule="auto"/>
        <w:jc w:val="center"/>
        <w:rPr>
          <w:rFonts w:ascii="Times New Roman" w:hAnsi="Times New Roman" w:cs="Times New Roman"/>
        </w:rPr>
      </w:pPr>
    </w:p>
    <w:p w14:paraId="60455E07" w14:textId="77777777" w:rsidR="006B3751" w:rsidRPr="006C7C8A" w:rsidRDefault="006B3751" w:rsidP="00636725">
      <w:pPr>
        <w:spacing w:line="360" w:lineRule="auto"/>
        <w:jc w:val="center"/>
        <w:rPr>
          <w:rFonts w:ascii="Times New Roman" w:hAnsi="Times New Roman" w:cs="Times New Roman"/>
        </w:rPr>
      </w:pPr>
    </w:p>
    <w:p w14:paraId="71EBD1F2" w14:textId="77777777" w:rsidR="006B3751" w:rsidRPr="006C7C8A" w:rsidRDefault="006B3751" w:rsidP="00636725">
      <w:pPr>
        <w:spacing w:line="360" w:lineRule="auto"/>
        <w:jc w:val="center"/>
        <w:rPr>
          <w:rFonts w:ascii="Times New Roman" w:hAnsi="Times New Roman" w:cs="Times New Roman"/>
        </w:rPr>
      </w:pPr>
    </w:p>
    <w:p w14:paraId="4685FD71" w14:textId="77777777" w:rsidR="006B3751" w:rsidRPr="006C7C8A" w:rsidRDefault="006B3751" w:rsidP="00636725">
      <w:pPr>
        <w:spacing w:line="360" w:lineRule="auto"/>
        <w:jc w:val="center"/>
        <w:rPr>
          <w:rFonts w:ascii="Times New Roman" w:hAnsi="Times New Roman" w:cs="Times New Roman"/>
        </w:rPr>
      </w:pPr>
    </w:p>
    <w:p w14:paraId="6E00D142" w14:textId="77777777" w:rsidR="006B3751" w:rsidRPr="006C7C8A" w:rsidRDefault="006B3751" w:rsidP="00636725">
      <w:pPr>
        <w:spacing w:line="360" w:lineRule="auto"/>
        <w:jc w:val="center"/>
        <w:rPr>
          <w:rFonts w:ascii="Times New Roman" w:hAnsi="Times New Roman" w:cs="Times New Roman"/>
        </w:rPr>
      </w:pPr>
    </w:p>
    <w:p w14:paraId="3CEC08F6" w14:textId="77777777" w:rsidR="006B3751" w:rsidRPr="006C7C8A" w:rsidRDefault="006B3751" w:rsidP="00636725">
      <w:pPr>
        <w:spacing w:line="360" w:lineRule="auto"/>
        <w:jc w:val="center"/>
        <w:rPr>
          <w:rFonts w:ascii="Times New Roman" w:hAnsi="Times New Roman" w:cs="Times New Roman"/>
        </w:rPr>
      </w:pPr>
    </w:p>
    <w:p w14:paraId="6E62D096" w14:textId="77777777" w:rsidR="006B3751" w:rsidRPr="006C7C8A" w:rsidRDefault="006B3751" w:rsidP="00636725">
      <w:pPr>
        <w:spacing w:line="360" w:lineRule="auto"/>
        <w:jc w:val="center"/>
        <w:rPr>
          <w:rFonts w:ascii="Times New Roman" w:hAnsi="Times New Roman" w:cs="Times New Roman"/>
        </w:rPr>
      </w:pPr>
    </w:p>
    <w:p w14:paraId="7F29267A" w14:textId="7DA490A8" w:rsidR="006B3751" w:rsidRPr="006C7C8A" w:rsidRDefault="006B3751" w:rsidP="00636725">
      <w:pPr>
        <w:spacing w:line="360" w:lineRule="auto"/>
        <w:jc w:val="center"/>
        <w:rPr>
          <w:rFonts w:ascii="Times New Roman" w:hAnsi="Times New Roman" w:cs="Times New Roman"/>
        </w:rPr>
      </w:pPr>
      <w:r w:rsidRPr="006C7C8A">
        <w:rPr>
          <w:rFonts w:ascii="Times New Roman" w:hAnsi="Times New Roman" w:cs="Times New Roman"/>
        </w:rPr>
        <w:t>Lobito,2026</w:t>
      </w:r>
    </w:p>
    <w:p w14:paraId="15A36374" w14:textId="77777777" w:rsidR="00E96C58" w:rsidRPr="006C7C8A" w:rsidRDefault="00E96C58" w:rsidP="00636725">
      <w:pPr>
        <w:spacing w:line="360" w:lineRule="auto"/>
        <w:rPr>
          <w:rFonts w:ascii="Times New Roman" w:hAnsi="Times New Roman" w:cs="Times New Roman"/>
        </w:rPr>
      </w:pPr>
      <w:r w:rsidRPr="006C7C8A">
        <w:rPr>
          <w:rFonts w:ascii="Times New Roman" w:hAnsi="Times New Roman" w:cs="Times New Roman"/>
          <w:noProof/>
          <w:lang w:val="pt-BR" w:eastAsia="pt-BR"/>
        </w:rPr>
        <w:lastRenderedPageBreak/>
        <w:drawing>
          <wp:anchor distT="0" distB="0" distL="114300" distR="114300" simplePos="0" relativeHeight="251660288" behindDoc="1" locked="0" layoutInCell="1" allowOverlap="1" wp14:anchorId="652C33FC" wp14:editId="6BD34713">
            <wp:simplePos x="0" y="0"/>
            <wp:positionH relativeFrom="margin">
              <wp:align>center</wp:align>
            </wp:positionH>
            <wp:positionV relativeFrom="paragraph">
              <wp:posOffset>0</wp:posOffset>
            </wp:positionV>
            <wp:extent cx="850265" cy="854710"/>
            <wp:effectExtent l="0" t="0" r="6985" b="2540"/>
            <wp:wrapTight wrapText="bothSides">
              <wp:wrapPolygon edited="0">
                <wp:start x="0" y="0"/>
                <wp:lineTo x="0" y="21183"/>
                <wp:lineTo x="21294" y="21183"/>
                <wp:lineTo x="21294"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50265" cy="854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B23D8" w14:textId="77777777" w:rsidR="00E96C58" w:rsidRPr="006C7C8A" w:rsidRDefault="00E96C58" w:rsidP="00636725">
      <w:pPr>
        <w:spacing w:line="360" w:lineRule="auto"/>
        <w:rPr>
          <w:rFonts w:ascii="Times New Roman" w:hAnsi="Times New Roman" w:cs="Times New Roman"/>
        </w:rPr>
      </w:pPr>
    </w:p>
    <w:p w14:paraId="6A0AF2FA" w14:textId="77777777" w:rsidR="00E96C58" w:rsidRPr="006C7C8A" w:rsidRDefault="00E96C58" w:rsidP="00636725">
      <w:pPr>
        <w:spacing w:line="360" w:lineRule="auto"/>
        <w:rPr>
          <w:rFonts w:ascii="Times New Roman" w:hAnsi="Times New Roman" w:cs="Times New Roman"/>
        </w:rPr>
      </w:pPr>
    </w:p>
    <w:p w14:paraId="41185509" w14:textId="77777777" w:rsidR="00E96C58" w:rsidRPr="006C7C8A" w:rsidRDefault="00E96C58" w:rsidP="00636725">
      <w:pPr>
        <w:spacing w:line="360" w:lineRule="auto"/>
        <w:jc w:val="center"/>
        <w:rPr>
          <w:rFonts w:ascii="Times New Roman" w:hAnsi="Times New Roman" w:cs="Times New Roman"/>
        </w:rPr>
      </w:pPr>
      <w:r w:rsidRPr="006C7C8A">
        <w:rPr>
          <w:rFonts w:ascii="Times New Roman" w:hAnsi="Times New Roman" w:cs="Times New Roman"/>
        </w:rPr>
        <w:t>INSTITUTO SUPERIOR POLITÉNICO LUSÍADA DE BENGUELA</w:t>
      </w:r>
    </w:p>
    <w:p w14:paraId="5D83098B" w14:textId="77777777" w:rsidR="00E96C58" w:rsidRPr="006C7C8A" w:rsidRDefault="00E96C58" w:rsidP="00636725">
      <w:pPr>
        <w:spacing w:line="360" w:lineRule="auto"/>
        <w:jc w:val="center"/>
        <w:rPr>
          <w:rFonts w:ascii="Times New Roman" w:hAnsi="Times New Roman" w:cs="Times New Roman"/>
        </w:rPr>
      </w:pPr>
      <w:r w:rsidRPr="006C7C8A">
        <w:rPr>
          <w:rFonts w:ascii="Times New Roman" w:hAnsi="Times New Roman" w:cs="Times New Roman"/>
        </w:rPr>
        <w:t>Licenciatura Informática</w:t>
      </w:r>
    </w:p>
    <w:p w14:paraId="0711FA15" w14:textId="77777777" w:rsidR="00E96C58" w:rsidRPr="006C7C8A" w:rsidRDefault="00E96C58" w:rsidP="00636725">
      <w:pPr>
        <w:spacing w:line="360" w:lineRule="auto"/>
        <w:jc w:val="center"/>
        <w:rPr>
          <w:rFonts w:ascii="Times New Roman" w:hAnsi="Times New Roman" w:cs="Times New Roman"/>
        </w:rPr>
      </w:pPr>
    </w:p>
    <w:p w14:paraId="57B3B046" w14:textId="77777777" w:rsidR="00E96C58" w:rsidRPr="006C7C8A" w:rsidRDefault="00E96C58" w:rsidP="00636725">
      <w:pPr>
        <w:spacing w:line="360" w:lineRule="auto"/>
        <w:jc w:val="center"/>
        <w:rPr>
          <w:rFonts w:ascii="Times New Roman" w:hAnsi="Times New Roman" w:cs="Times New Roman"/>
        </w:rPr>
      </w:pPr>
    </w:p>
    <w:p w14:paraId="192F491F" w14:textId="77777777" w:rsidR="00E96C58" w:rsidRPr="006C7C8A" w:rsidRDefault="00E96C58" w:rsidP="00636725">
      <w:pPr>
        <w:spacing w:line="360" w:lineRule="auto"/>
        <w:rPr>
          <w:rFonts w:ascii="Times New Roman" w:hAnsi="Times New Roman" w:cs="Times New Roman"/>
        </w:rPr>
      </w:pPr>
    </w:p>
    <w:p w14:paraId="4614E934" w14:textId="27B15C65" w:rsidR="00E96C58" w:rsidRPr="006C7C8A" w:rsidRDefault="00E60CAA" w:rsidP="00636725">
      <w:pPr>
        <w:spacing w:line="360" w:lineRule="auto"/>
        <w:jc w:val="center"/>
        <w:rPr>
          <w:rFonts w:ascii="Times New Roman" w:hAnsi="Times New Roman" w:cs="Times New Roman"/>
          <w:b/>
          <w:bCs/>
        </w:rPr>
      </w:pPr>
      <w:r w:rsidRPr="006C7C8A">
        <w:rPr>
          <w:rFonts w:ascii="Times New Roman" w:hAnsi="Times New Roman" w:cs="Times New Roman"/>
        </w:rPr>
        <w:t xml:space="preserve">DESENVOLVIMENTO DE UM SISTEMA WEB PARA GESTÃO DE OPERAÇÕES DE MICROFINANÇAS: CASO </w:t>
      </w:r>
      <w:r w:rsidRPr="006C7C8A">
        <w:rPr>
          <w:rFonts w:ascii="Times New Roman" w:hAnsi="Times New Roman" w:cs="Times New Roman"/>
          <w:b/>
          <w:bCs/>
        </w:rPr>
        <w:t>KIXICRÉDITO</w:t>
      </w:r>
    </w:p>
    <w:p w14:paraId="2B43398C" w14:textId="77777777" w:rsidR="00E96C58" w:rsidRPr="006C7C8A" w:rsidRDefault="00E96C58" w:rsidP="00636725">
      <w:pPr>
        <w:spacing w:line="360" w:lineRule="auto"/>
        <w:jc w:val="center"/>
        <w:rPr>
          <w:rFonts w:ascii="Times New Roman" w:hAnsi="Times New Roman" w:cs="Times New Roman"/>
          <w:b/>
          <w:bCs/>
        </w:rPr>
      </w:pPr>
    </w:p>
    <w:p w14:paraId="4D03788A" w14:textId="77777777" w:rsidR="00E96C58" w:rsidRPr="006C7C8A" w:rsidRDefault="00E96C58" w:rsidP="00636725">
      <w:pPr>
        <w:spacing w:line="360" w:lineRule="auto"/>
        <w:jc w:val="center"/>
        <w:rPr>
          <w:rFonts w:ascii="Times New Roman" w:hAnsi="Times New Roman" w:cs="Times New Roman"/>
        </w:rPr>
      </w:pPr>
      <w:r w:rsidRPr="006C7C8A">
        <w:rPr>
          <w:rFonts w:ascii="Times New Roman" w:hAnsi="Times New Roman" w:cs="Times New Roman"/>
          <w:b/>
          <w:bCs/>
        </w:rPr>
        <w:t>Autor:</w:t>
      </w:r>
      <w:r w:rsidRPr="006C7C8A">
        <w:rPr>
          <w:rFonts w:ascii="Times New Roman" w:hAnsi="Times New Roman" w:cs="Times New Roman"/>
        </w:rPr>
        <w:t xml:space="preserve"> Barnabé Mideiro  Passageiro Pongolola</w:t>
      </w:r>
    </w:p>
    <w:p w14:paraId="19342751" w14:textId="02A20E98" w:rsidR="00E96C58" w:rsidRPr="006C7C8A" w:rsidRDefault="00E96C58" w:rsidP="00636725">
      <w:pPr>
        <w:spacing w:line="360" w:lineRule="auto"/>
        <w:jc w:val="center"/>
        <w:rPr>
          <w:rFonts w:ascii="Times New Roman" w:hAnsi="Times New Roman" w:cs="Times New Roman"/>
        </w:rPr>
      </w:pPr>
    </w:p>
    <w:p w14:paraId="224E912C" w14:textId="762D3B66" w:rsidR="007A4762" w:rsidRPr="006C7C8A" w:rsidRDefault="007A4762" w:rsidP="00636725">
      <w:pPr>
        <w:spacing w:line="360" w:lineRule="auto"/>
        <w:rPr>
          <w:rFonts w:ascii="Times New Roman" w:hAnsi="Times New Roman" w:cs="Times New Roman"/>
        </w:rPr>
      </w:pPr>
    </w:p>
    <w:p w14:paraId="6F899688" w14:textId="76E0B3A8" w:rsidR="007A4762" w:rsidRPr="006C7C8A" w:rsidRDefault="007A4762" w:rsidP="00636725">
      <w:pPr>
        <w:spacing w:line="360" w:lineRule="auto"/>
        <w:jc w:val="center"/>
        <w:rPr>
          <w:rFonts w:ascii="Times New Roman" w:hAnsi="Times New Roman" w:cs="Times New Roman"/>
        </w:rPr>
      </w:pPr>
    </w:p>
    <w:p w14:paraId="24D921E0" w14:textId="77777777" w:rsidR="007A4762" w:rsidRPr="006C7C8A" w:rsidRDefault="007A4762" w:rsidP="00636725">
      <w:pPr>
        <w:spacing w:line="360" w:lineRule="auto"/>
        <w:rPr>
          <w:rFonts w:ascii="Times New Roman" w:hAnsi="Times New Roman" w:cs="Times New Roman"/>
        </w:rPr>
      </w:pPr>
    </w:p>
    <w:p w14:paraId="0A1805AB" w14:textId="26AC1777" w:rsidR="00E96C58" w:rsidRPr="006C7C8A" w:rsidRDefault="00AE3C1A" w:rsidP="00636725">
      <w:pPr>
        <w:spacing w:line="360" w:lineRule="auto"/>
        <w:jc w:val="center"/>
        <w:rPr>
          <w:rFonts w:ascii="Times New Roman" w:hAnsi="Times New Roman" w:cs="Times New Roman"/>
        </w:rPr>
      </w:pPr>
      <w:r w:rsidRPr="006C7C8A">
        <w:rPr>
          <w:rFonts w:ascii="Times New Roman" w:hAnsi="Times New Roman" w:cs="Times New Roman"/>
          <w:bCs/>
        </w:rPr>
        <w:t xml:space="preserve">Trabalho de Conclusão de Curso </w:t>
      </w:r>
      <w:r w:rsidR="00E96C58" w:rsidRPr="006C7C8A">
        <w:rPr>
          <w:rFonts w:ascii="Times New Roman" w:hAnsi="Times New Roman" w:cs="Times New Roman"/>
          <w:bCs/>
        </w:rPr>
        <w:t xml:space="preserve">apresentado ao Instituto Superior Politécnico </w:t>
      </w:r>
      <w:r w:rsidR="007A4762" w:rsidRPr="006C7C8A">
        <w:rPr>
          <w:rFonts w:ascii="Times New Roman" w:hAnsi="Times New Roman" w:cs="Times New Roman"/>
          <w:bCs/>
        </w:rPr>
        <w:t xml:space="preserve">Lusíada de Benguela no </w:t>
      </w:r>
      <w:r w:rsidR="00E05413" w:rsidRPr="006C7C8A">
        <w:rPr>
          <w:rFonts w:ascii="Times New Roman" w:hAnsi="Times New Roman" w:cs="Times New Roman"/>
          <w:bCs/>
        </w:rPr>
        <w:t>âmbito</w:t>
      </w:r>
      <w:r w:rsidR="007A4762" w:rsidRPr="006C7C8A">
        <w:rPr>
          <w:rFonts w:ascii="Times New Roman" w:hAnsi="Times New Roman" w:cs="Times New Roman"/>
          <w:bCs/>
        </w:rPr>
        <w:t xml:space="preserve"> do 1º Ciclo de Estudos em </w:t>
      </w:r>
      <w:r w:rsidR="00E05413" w:rsidRPr="006C7C8A">
        <w:rPr>
          <w:rFonts w:ascii="Times New Roman" w:hAnsi="Times New Roman" w:cs="Times New Roman"/>
          <w:bCs/>
        </w:rPr>
        <w:t>Informática, conducente</w:t>
      </w:r>
      <w:r w:rsidR="007A4762" w:rsidRPr="006C7C8A">
        <w:rPr>
          <w:rFonts w:ascii="Times New Roman" w:hAnsi="Times New Roman" w:cs="Times New Roman"/>
          <w:bCs/>
        </w:rPr>
        <w:t xml:space="preserve"> ao grau de licenciado sob a orientação dos professor Álvaro Ferraz Tando</w:t>
      </w:r>
      <w:r w:rsidR="00E05413">
        <w:rPr>
          <w:rFonts w:ascii="Times New Roman" w:hAnsi="Times New Roman" w:cs="Times New Roman"/>
          <w:bCs/>
        </w:rPr>
        <w:t>.</w:t>
      </w:r>
    </w:p>
    <w:p w14:paraId="0BFA225F" w14:textId="404CA59A" w:rsidR="00E96C58" w:rsidRPr="006C7C8A" w:rsidRDefault="00E96C58" w:rsidP="00636725">
      <w:pPr>
        <w:spacing w:line="360" w:lineRule="auto"/>
        <w:jc w:val="center"/>
        <w:rPr>
          <w:rFonts w:ascii="Times New Roman" w:hAnsi="Times New Roman" w:cs="Times New Roman"/>
        </w:rPr>
      </w:pPr>
    </w:p>
    <w:p w14:paraId="5779CE00" w14:textId="2559362F" w:rsidR="007A4762" w:rsidRPr="006C7C8A" w:rsidRDefault="007A4762" w:rsidP="00636725">
      <w:pPr>
        <w:spacing w:line="360" w:lineRule="auto"/>
        <w:jc w:val="center"/>
        <w:rPr>
          <w:rFonts w:ascii="Times New Roman" w:hAnsi="Times New Roman" w:cs="Times New Roman"/>
        </w:rPr>
      </w:pPr>
    </w:p>
    <w:p w14:paraId="6A80702E" w14:textId="77777777" w:rsidR="007A4762" w:rsidRPr="006C7C8A" w:rsidRDefault="007A4762" w:rsidP="00636725">
      <w:pPr>
        <w:spacing w:line="360" w:lineRule="auto"/>
        <w:jc w:val="center"/>
        <w:rPr>
          <w:rFonts w:ascii="Times New Roman" w:hAnsi="Times New Roman" w:cs="Times New Roman"/>
        </w:rPr>
      </w:pPr>
    </w:p>
    <w:p w14:paraId="5ED6EC1F" w14:textId="77777777" w:rsidR="007A4762" w:rsidRPr="006C7C8A" w:rsidRDefault="007A4762" w:rsidP="00636725">
      <w:pPr>
        <w:spacing w:line="360" w:lineRule="auto"/>
        <w:rPr>
          <w:rFonts w:ascii="Times New Roman" w:hAnsi="Times New Roman" w:cs="Times New Roman"/>
        </w:rPr>
      </w:pPr>
    </w:p>
    <w:p w14:paraId="344199E9" w14:textId="07A7A91B" w:rsidR="007A4762" w:rsidRPr="006C7C8A" w:rsidRDefault="00E96C58" w:rsidP="00636725">
      <w:pPr>
        <w:spacing w:line="360" w:lineRule="auto"/>
        <w:jc w:val="center"/>
        <w:rPr>
          <w:rFonts w:ascii="Times New Roman" w:hAnsi="Times New Roman" w:cs="Times New Roman"/>
        </w:rPr>
      </w:pPr>
      <w:r w:rsidRPr="006C7C8A">
        <w:rPr>
          <w:rFonts w:ascii="Times New Roman" w:hAnsi="Times New Roman" w:cs="Times New Roman"/>
        </w:rPr>
        <w:t>Lobito,2026</w:t>
      </w:r>
    </w:p>
    <w:p w14:paraId="3C534EA1" w14:textId="03A306A5" w:rsidR="007A4762" w:rsidRPr="006C7C8A" w:rsidRDefault="00302E78" w:rsidP="00636725">
      <w:pPr>
        <w:pStyle w:val="Ttulo1"/>
        <w:spacing w:line="360" w:lineRule="auto"/>
      </w:pPr>
      <w:bookmarkStart w:id="0" w:name="_Toc232526495"/>
      <w:r w:rsidRPr="006C7C8A">
        <w:lastRenderedPageBreak/>
        <w:t>RESUMO</w:t>
      </w:r>
      <w:bookmarkEnd w:id="0"/>
    </w:p>
    <w:p w14:paraId="4AFDFC42" w14:textId="77777777" w:rsidR="006D432C" w:rsidRPr="006D432C" w:rsidRDefault="006D432C" w:rsidP="00636725">
      <w:pPr>
        <w:pStyle w:val="NormalWeb"/>
        <w:spacing w:line="360" w:lineRule="auto"/>
        <w:jc w:val="both"/>
        <w:rPr>
          <w:lang w:val="pt-PT"/>
        </w:rPr>
      </w:pPr>
      <w:r w:rsidRPr="006D432C">
        <w:rPr>
          <w:lang w:val="pt-PT"/>
        </w:rPr>
        <w:t>O presente Trabalho de Conclusão de Curso tem como objetivo o desenvolvimento de um sistema web para a gestão de operações de microcrédito na KixiCrédito, com a finalidade de melhorar a organização, o controlo e a eficiência dos processos relacionados à concessão e acompanhamento de empréstimos. A gestão manual ou parcialmente informatizada das operações financeiras pode ocasionar dificuldades no armazenamento de informações, atraso no acesso aos dados e limitações na produção de relatórios para apoio à tomada de decisões.</w:t>
      </w:r>
    </w:p>
    <w:p w14:paraId="0CC345C6" w14:textId="77777777" w:rsidR="006D432C" w:rsidRPr="006D432C" w:rsidRDefault="006D432C" w:rsidP="00636725">
      <w:pPr>
        <w:pStyle w:val="NormalWeb"/>
        <w:spacing w:line="360" w:lineRule="auto"/>
        <w:jc w:val="both"/>
        <w:rPr>
          <w:lang w:val="pt-PT"/>
        </w:rPr>
      </w:pPr>
      <w:r w:rsidRPr="006D432C">
        <w:rPr>
          <w:lang w:val="pt-PT"/>
        </w:rPr>
        <w:t>Para responder a essas necessidades, foi desenvolvido um sistema web capaz de realizar o cadastro e gestão de clientes, registo de empréstimos, controlo de desembolsos, gestão de reembolsos, acompanhamento do estado dos créditos e emissão de relatórios estatísticos. O sistema disponibiliza ainda um painel de controlo (dashboard) que apresenta indicadores relevantes sobre as operações financeiras, facilitando a monitorização das atividades da instituição.</w:t>
      </w:r>
    </w:p>
    <w:p w14:paraId="3A586F95" w14:textId="77777777" w:rsidR="006D432C" w:rsidRPr="006D432C" w:rsidRDefault="006D432C" w:rsidP="00636725">
      <w:pPr>
        <w:pStyle w:val="NormalWeb"/>
        <w:spacing w:line="360" w:lineRule="auto"/>
        <w:jc w:val="both"/>
        <w:rPr>
          <w:lang w:val="pt-PT"/>
        </w:rPr>
      </w:pPr>
      <w:r w:rsidRPr="006D432C">
        <w:rPr>
          <w:lang w:val="pt-PT"/>
        </w:rPr>
        <w:t>No desenvolvimento da solução foram utilizadas tecnologias web como HTML, CSS, JavaScript, PHP e MySQL, permitindo a criação de uma aplicação segura, dinâmica e de fácil utilização. Espera-se que a implementação do sistema contribua para a modernização dos processos da KixiCrédito, aumentando a produtividade dos colaboradores, melhorando a gestão da informação e proporcionando maior rapidez, segurança e fiabilidade no controlo das operações de microcrédito.</w:t>
      </w:r>
    </w:p>
    <w:p w14:paraId="6DBD78E0" w14:textId="77777777" w:rsidR="006D432C" w:rsidRPr="006D432C" w:rsidRDefault="006D432C" w:rsidP="00636725">
      <w:pPr>
        <w:pStyle w:val="NormalWeb"/>
        <w:spacing w:line="360" w:lineRule="auto"/>
        <w:jc w:val="both"/>
        <w:rPr>
          <w:lang w:val="pt-PT"/>
        </w:rPr>
      </w:pPr>
      <w:r w:rsidRPr="006D432C">
        <w:rPr>
          <w:b/>
          <w:bCs/>
          <w:lang w:val="pt-PT"/>
        </w:rPr>
        <w:t>Palavras-chave:</w:t>
      </w:r>
      <w:r w:rsidRPr="006D432C">
        <w:rPr>
          <w:lang w:val="pt-PT"/>
        </w:rPr>
        <w:t xml:space="preserve"> Microcrédito, Sistema Web, Gestão Financeira, PHP, MySQL, KixiCrédito.</w:t>
      </w:r>
    </w:p>
    <w:p w14:paraId="554E4391" w14:textId="330CED26" w:rsidR="007A4762" w:rsidRPr="00BE275B" w:rsidRDefault="007A4762" w:rsidP="00636725">
      <w:pPr>
        <w:pStyle w:val="NormalWeb"/>
        <w:spacing w:line="360" w:lineRule="auto"/>
        <w:jc w:val="both"/>
        <w:rPr>
          <w:lang w:val="pt-PT"/>
        </w:rPr>
      </w:pPr>
    </w:p>
    <w:p w14:paraId="2126D8BB" w14:textId="77777777" w:rsidR="00DF6C67" w:rsidRPr="00BE275B" w:rsidRDefault="00DF6C67" w:rsidP="00636725">
      <w:pPr>
        <w:spacing w:line="360" w:lineRule="auto"/>
        <w:rPr>
          <w:rFonts w:ascii="Times New Roman" w:hAnsi="Times New Roman" w:cs="Times New Roman"/>
        </w:rPr>
      </w:pPr>
    </w:p>
    <w:p w14:paraId="661823FB" w14:textId="77777777" w:rsidR="00DF6C67" w:rsidRPr="00BE275B" w:rsidRDefault="00DF6C67" w:rsidP="00636725">
      <w:pPr>
        <w:spacing w:line="360" w:lineRule="auto"/>
        <w:rPr>
          <w:rFonts w:ascii="Times New Roman" w:hAnsi="Times New Roman" w:cs="Times New Roman"/>
        </w:rPr>
      </w:pPr>
      <w:r w:rsidRPr="00BE275B">
        <w:rPr>
          <w:rFonts w:ascii="Times New Roman" w:hAnsi="Times New Roman" w:cs="Times New Roman"/>
        </w:rPr>
        <w:br w:type="page"/>
      </w:r>
    </w:p>
    <w:p w14:paraId="6F239D0E" w14:textId="77777777" w:rsidR="00DF6C67" w:rsidRPr="006C7C8A" w:rsidRDefault="00DF6C67" w:rsidP="00636725">
      <w:pPr>
        <w:pStyle w:val="Ttulo1"/>
        <w:spacing w:line="360" w:lineRule="auto"/>
        <w:rPr>
          <w:lang w:val="en-US"/>
        </w:rPr>
      </w:pPr>
      <w:bookmarkStart w:id="1" w:name="_Toc232526496"/>
      <w:r w:rsidRPr="006C7C8A">
        <w:rPr>
          <w:lang w:val="en-US"/>
        </w:rPr>
        <w:lastRenderedPageBreak/>
        <w:t>ABSTRACT</w:t>
      </w:r>
      <w:bookmarkEnd w:id="1"/>
    </w:p>
    <w:p w14:paraId="4B71A279" w14:textId="77777777" w:rsidR="00874777" w:rsidRPr="00874777" w:rsidRDefault="00874777" w:rsidP="00636725">
      <w:pPr>
        <w:pStyle w:val="NormalWeb"/>
        <w:spacing w:line="360" w:lineRule="auto"/>
        <w:jc w:val="both"/>
        <w:rPr>
          <w:lang w:val="en-US"/>
        </w:rPr>
      </w:pPr>
      <w:r w:rsidRPr="00874777">
        <w:rPr>
          <w:lang w:val="en-US"/>
        </w:rPr>
        <w:t>This Final Course Project aims to develop a web-based system for managing microcredit operations at KixiCrédito, with the purpose of improving the organization, control, and efficiency of processes related to loan granting and monitoring. Manual or partially computerized management of financial operations often leads to difficulties in data storage, delays in accessing information, and limitations in generating reports to support decision-making.</w:t>
      </w:r>
    </w:p>
    <w:p w14:paraId="6172E17C" w14:textId="77777777" w:rsidR="00874777" w:rsidRPr="00874777" w:rsidRDefault="00874777" w:rsidP="00636725">
      <w:pPr>
        <w:pStyle w:val="NormalWeb"/>
        <w:spacing w:line="360" w:lineRule="auto"/>
        <w:jc w:val="both"/>
        <w:rPr>
          <w:lang w:val="en-US"/>
        </w:rPr>
      </w:pPr>
      <w:r w:rsidRPr="00874777">
        <w:rPr>
          <w:lang w:val="en-US"/>
        </w:rPr>
        <w:t>To address these challenges, a web application was developed to support customer registration and management, loan processing, disbursement control, reimbursement management, credit status monitoring, and the generation of statistical reports. The system also includes a dashboard that provides key performance indicators and financial information, enabling more effective monitoring of institutional activities.</w:t>
      </w:r>
    </w:p>
    <w:p w14:paraId="0F41309C" w14:textId="77777777" w:rsidR="00874777" w:rsidRPr="00874777" w:rsidRDefault="00874777" w:rsidP="00636725">
      <w:pPr>
        <w:pStyle w:val="NormalWeb"/>
        <w:spacing w:line="360" w:lineRule="auto"/>
        <w:jc w:val="both"/>
        <w:rPr>
          <w:lang w:val="en-US"/>
        </w:rPr>
      </w:pPr>
      <w:r w:rsidRPr="00874777">
        <w:rPr>
          <w:lang w:val="en-US"/>
        </w:rPr>
        <w:t>The solution was developed using web technologies such as HTML, CSS, JavaScript, PHP, and MySQL, resulting in a secure, dynamic, and user-friendly application. The implementation of the system is expected to contribute to the modernization of KixiCrédito’s operational processes, increasing staff productivity, improving information management, and providing greater speed, reliability, and security in the administration of microcredit operations.</w:t>
      </w:r>
    </w:p>
    <w:p w14:paraId="52F28CFD" w14:textId="77777777" w:rsidR="00874777" w:rsidRPr="00874777" w:rsidRDefault="00874777" w:rsidP="00636725">
      <w:pPr>
        <w:pStyle w:val="NormalWeb"/>
        <w:spacing w:line="360" w:lineRule="auto"/>
        <w:jc w:val="both"/>
        <w:rPr>
          <w:lang w:val="en-US"/>
        </w:rPr>
      </w:pPr>
      <w:r w:rsidRPr="00874777">
        <w:rPr>
          <w:b/>
          <w:bCs/>
          <w:lang w:val="en-US"/>
        </w:rPr>
        <w:t>Keywords:</w:t>
      </w:r>
      <w:r w:rsidRPr="00874777">
        <w:rPr>
          <w:lang w:val="en-US"/>
        </w:rPr>
        <w:t xml:space="preserve"> Microcredit, Web System, Financial Management, PHP, MySQL, KixiCrédito.</w:t>
      </w:r>
    </w:p>
    <w:p w14:paraId="53CA8AF2" w14:textId="6D159D8E" w:rsidR="00DF6C67" w:rsidRPr="00543F31" w:rsidRDefault="00DF6C67" w:rsidP="00636725">
      <w:pPr>
        <w:pStyle w:val="NormalWeb"/>
        <w:spacing w:line="360" w:lineRule="auto"/>
        <w:jc w:val="both"/>
        <w:rPr>
          <w:lang w:val="pt-PT"/>
        </w:rPr>
      </w:pPr>
      <w:r w:rsidRPr="00543F31">
        <w:rPr>
          <w:lang w:val="pt-PT"/>
        </w:rPr>
        <w:t>.</w:t>
      </w:r>
    </w:p>
    <w:p w14:paraId="7FA14B02" w14:textId="77777777" w:rsidR="00DF6C67" w:rsidRPr="00543F31" w:rsidRDefault="00DF6C67" w:rsidP="00636725">
      <w:pPr>
        <w:spacing w:line="360" w:lineRule="auto"/>
      </w:pPr>
    </w:p>
    <w:p w14:paraId="27D15551" w14:textId="77777777" w:rsidR="00DF6C67" w:rsidRPr="00543F31" w:rsidRDefault="00DF6C67" w:rsidP="00636725">
      <w:pPr>
        <w:spacing w:line="360" w:lineRule="auto"/>
      </w:pPr>
    </w:p>
    <w:p w14:paraId="5DF9005F" w14:textId="77777777" w:rsidR="00DF6C67" w:rsidRPr="00543F31" w:rsidRDefault="00DF6C67" w:rsidP="00636725">
      <w:pPr>
        <w:spacing w:line="360" w:lineRule="auto"/>
      </w:pPr>
    </w:p>
    <w:p w14:paraId="53E8EB11" w14:textId="77777777" w:rsidR="00DF6C67" w:rsidRPr="006C7C8A" w:rsidRDefault="00DF6C67" w:rsidP="00636725">
      <w:pPr>
        <w:pStyle w:val="Ttulo1"/>
        <w:spacing w:line="360" w:lineRule="auto"/>
      </w:pPr>
      <w:r w:rsidRPr="00A711F4">
        <w:br w:type="page"/>
      </w:r>
      <w:bookmarkStart w:id="2" w:name="_Toc232526497"/>
      <w:r w:rsidRPr="006C7C8A">
        <w:lastRenderedPageBreak/>
        <w:t>AGRADECIMENTOS</w:t>
      </w:r>
      <w:bookmarkEnd w:id="2"/>
    </w:p>
    <w:p w14:paraId="1C03C2D5" w14:textId="77777777" w:rsidR="00DF6C67" w:rsidRPr="006C7C8A" w:rsidRDefault="00DF6C67" w:rsidP="00636725">
      <w:pPr>
        <w:pStyle w:val="NormalWeb"/>
        <w:spacing w:line="360" w:lineRule="auto"/>
        <w:jc w:val="both"/>
      </w:pPr>
      <w:r w:rsidRPr="006C7C8A">
        <w:t>Primeiramente, agradeço a Deus por me conceder força, sabedoria e coragem para superar cada dificuldade encontrada ao longo desta caminhada acadêmica. Sem a Sua graça, nada disso seria possível.</w:t>
      </w:r>
    </w:p>
    <w:p w14:paraId="575619D4" w14:textId="77777777" w:rsidR="00DF6C67" w:rsidRPr="006C7C8A" w:rsidRDefault="00DF6C67" w:rsidP="00636725">
      <w:pPr>
        <w:pStyle w:val="NormalWeb"/>
        <w:spacing w:line="360" w:lineRule="auto"/>
        <w:jc w:val="both"/>
      </w:pPr>
      <w:r w:rsidRPr="006C7C8A">
        <w:t>Aos meus pais e familiares, deixo a minha eterna gratidão pelo amor, apoio, paciência e incentivo incondicional. Foram vocês que estiveram ao meu lado nos momentos mais difíceis, acreditando em mim mesmo quando eu pensei em desistir.</w:t>
      </w:r>
    </w:p>
    <w:p w14:paraId="1D29B98D" w14:textId="77777777" w:rsidR="00DF6C67" w:rsidRPr="006C7C8A" w:rsidRDefault="00DF6C67" w:rsidP="00636725">
      <w:pPr>
        <w:pStyle w:val="NormalWeb"/>
        <w:spacing w:line="360" w:lineRule="auto"/>
        <w:jc w:val="both"/>
      </w:pPr>
      <w:r w:rsidRPr="006C7C8A">
        <w:t>Ao meu orientador e professores, agradeço pelos ensinamentos, dedicação e orientação que contribuíram não apenas para a realização deste trabalho, mas também para o meu crescimento pessoal e profissional.</w:t>
      </w:r>
    </w:p>
    <w:p w14:paraId="41328042" w14:textId="77777777" w:rsidR="00DF6C67" w:rsidRPr="006C7C8A" w:rsidRDefault="00DF6C67" w:rsidP="00636725">
      <w:pPr>
        <w:spacing w:line="360" w:lineRule="auto"/>
        <w:rPr>
          <w:lang w:val="pt-BR"/>
        </w:rPr>
      </w:pPr>
    </w:p>
    <w:p w14:paraId="48C64D93" w14:textId="77777777" w:rsidR="00DF6C67" w:rsidRPr="006C7C8A" w:rsidRDefault="00DF6C67" w:rsidP="00636725">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C3F58F8" w14:textId="2BAB1ADD" w:rsidR="00DF6C67" w:rsidRPr="006C7C8A" w:rsidRDefault="00DF6C67" w:rsidP="00636725">
      <w:pPr>
        <w:pStyle w:val="Ttulo1"/>
        <w:spacing w:line="360" w:lineRule="auto"/>
        <w:rPr>
          <w:lang w:val="pt-BR"/>
        </w:rPr>
      </w:pPr>
      <w:bookmarkStart w:id="3" w:name="_Toc232526498"/>
      <w:r w:rsidRPr="006C7C8A">
        <w:rPr>
          <w:lang w:val="pt-BR"/>
        </w:rPr>
        <w:lastRenderedPageBreak/>
        <w:t>DEDICATÓRIA</w:t>
      </w:r>
      <w:bookmarkEnd w:id="3"/>
    </w:p>
    <w:p w14:paraId="375CE3C7" w14:textId="77777777" w:rsidR="00DF6C67" w:rsidRPr="006C7C8A" w:rsidRDefault="00DF6C67" w:rsidP="00636725">
      <w:pPr>
        <w:pStyle w:val="NormalWeb"/>
        <w:spacing w:line="360" w:lineRule="auto"/>
        <w:jc w:val="both"/>
      </w:pPr>
      <w:r w:rsidRPr="006C7C8A">
        <w:t>Dedico este trabalho primeiramente a Deus, por ter guiado os meus passos e me dado forças para nunca desistir diante das dificuldades.</w:t>
      </w:r>
    </w:p>
    <w:p w14:paraId="019B1559" w14:textId="77777777" w:rsidR="00DF6C67" w:rsidRPr="006C7C8A" w:rsidRDefault="00DF6C67" w:rsidP="00636725">
      <w:pPr>
        <w:pStyle w:val="NormalWeb"/>
        <w:spacing w:line="360" w:lineRule="auto"/>
        <w:jc w:val="both"/>
      </w:pPr>
      <w:r w:rsidRPr="006C7C8A">
        <w:t>Aos meus pais e familiares, que sempre acreditaram no meu potencial e estiveram ao meu lado com amor, apoio e incentivo em todos os momentos desta caminhada.</w:t>
      </w:r>
    </w:p>
    <w:p w14:paraId="358EB8D2" w14:textId="77777777" w:rsidR="00DF6C67" w:rsidRPr="006C7C8A" w:rsidRDefault="00DF6C67" w:rsidP="00636725">
      <w:pPr>
        <w:pStyle w:val="NormalWeb"/>
        <w:spacing w:line="360" w:lineRule="auto"/>
        <w:jc w:val="both"/>
      </w:pPr>
      <w:r w:rsidRPr="006C7C8A">
        <w:t>Dedico também a todos aqueles que sonham em alcançar os seus objetivos através da educação, mesmo diante dos desafios da vida. Que esta conquista sirva de motivação para continuar lutando pelos seus sonhos.</w:t>
      </w:r>
    </w:p>
    <w:p w14:paraId="5E324A34" w14:textId="77777777" w:rsidR="00DF6C67" w:rsidRPr="006C7C8A" w:rsidRDefault="00DF6C67" w:rsidP="00636725">
      <w:pPr>
        <w:spacing w:line="360" w:lineRule="auto"/>
        <w:rPr>
          <w:rFonts w:ascii="Times New Roman" w:hAnsi="Times New Roman" w:cs="Times New Roman"/>
          <w:lang w:val="pt-BR"/>
        </w:rPr>
      </w:pPr>
    </w:p>
    <w:p w14:paraId="3E7BABC6" w14:textId="77777777" w:rsidR="00DF6C67" w:rsidRPr="006C7C8A" w:rsidRDefault="00DF6C67" w:rsidP="00636725">
      <w:pPr>
        <w:spacing w:line="360" w:lineRule="auto"/>
        <w:rPr>
          <w:lang w:val="pt-BR"/>
        </w:rPr>
      </w:pPr>
    </w:p>
    <w:p w14:paraId="3AE0E92B" w14:textId="77777777" w:rsidR="00DF6C67" w:rsidRPr="006C7C8A" w:rsidRDefault="00DF6C67" w:rsidP="00636725">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38376CC" w14:textId="77777777" w:rsidR="00DF6C67" w:rsidRPr="006C7C8A" w:rsidRDefault="00DF6C67" w:rsidP="00636725">
      <w:pPr>
        <w:pStyle w:val="Ttulo1"/>
        <w:spacing w:line="360" w:lineRule="auto"/>
        <w:rPr>
          <w:lang w:val="pt-BR"/>
        </w:rPr>
      </w:pPr>
      <w:bookmarkStart w:id="4" w:name="_Toc232526499"/>
      <w:r w:rsidRPr="006C7C8A">
        <w:rPr>
          <w:lang w:val="pt-BR"/>
        </w:rPr>
        <w:lastRenderedPageBreak/>
        <w:t>LISTA DE SIGLAS E ABREVIATURAS</w:t>
      </w:r>
      <w:bookmarkEnd w:id="4"/>
    </w:p>
    <w:p w14:paraId="50CAFF06" w14:textId="77777777" w:rsidR="00DF6C67" w:rsidRPr="006C7C8A" w:rsidRDefault="00DF6C67" w:rsidP="00636725">
      <w:pPr>
        <w:spacing w:line="360" w:lineRule="auto"/>
        <w:rPr>
          <w:lang w:val="pt-BR"/>
        </w:rPr>
      </w:pPr>
    </w:p>
    <w:p w14:paraId="0B5C2406" w14:textId="77777777" w:rsidR="00DF6C67" w:rsidRPr="006C7C8A" w:rsidRDefault="00DF6C67" w:rsidP="00636725">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75D12EE2" w14:textId="77777777" w:rsidR="006373EA" w:rsidRPr="006C7C8A" w:rsidRDefault="00DF6C67" w:rsidP="00636725">
      <w:pPr>
        <w:pStyle w:val="Ttulo1"/>
        <w:spacing w:line="360" w:lineRule="auto"/>
        <w:rPr>
          <w:lang w:val="pt-BR"/>
        </w:rPr>
      </w:pPr>
      <w:bookmarkStart w:id="5" w:name="_Toc232526500"/>
      <w:r w:rsidRPr="006C7C8A">
        <w:rPr>
          <w:lang w:val="pt-BR"/>
        </w:rPr>
        <w:lastRenderedPageBreak/>
        <w:t>INDICE</w:t>
      </w:r>
      <w:bookmarkEnd w:id="5"/>
    </w:p>
    <w:sdt>
      <w:sdtPr>
        <w:rPr>
          <w:rFonts w:asciiTheme="majorBidi" w:eastAsiaTheme="minorEastAsia" w:hAnsiTheme="majorBidi" w:cstheme="minorBidi"/>
          <w:color w:val="auto"/>
          <w:kern w:val="2"/>
          <w:sz w:val="24"/>
          <w:szCs w:val="24"/>
          <w14:ligatures w14:val="standardContextual"/>
        </w:rPr>
        <w:id w:val="1254397952"/>
        <w:docPartObj>
          <w:docPartGallery w:val="Table of Contents"/>
          <w:docPartUnique/>
        </w:docPartObj>
      </w:sdtPr>
      <w:sdtEndPr>
        <w:rPr>
          <w:b/>
          <w:bCs/>
        </w:rPr>
      </w:sdtEndPr>
      <w:sdtContent>
        <w:p w14:paraId="750084CA" w14:textId="54C96827" w:rsidR="006373EA" w:rsidRPr="006373EA" w:rsidRDefault="006373EA" w:rsidP="00636725">
          <w:pPr>
            <w:pStyle w:val="Cabealhodondice"/>
            <w:spacing w:line="360" w:lineRule="auto"/>
            <w:rPr>
              <w:rFonts w:asciiTheme="majorBidi" w:hAnsiTheme="majorBidi"/>
              <w:sz w:val="24"/>
              <w:szCs w:val="24"/>
            </w:rPr>
          </w:pPr>
          <w:r w:rsidRPr="006373EA">
            <w:rPr>
              <w:rFonts w:asciiTheme="majorBidi" w:hAnsiTheme="majorBidi"/>
              <w:sz w:val="24"/>
              <w:szCs w:val="24"/>
            </w:rPr>
            <w:t>Conteúdo</w:t>
          </w:r>
        </w:p>
        <w:p w14:paraId="7B7FC2E9" w14:textId="34696624" w:rsidR="007E1644" w:rsidRDefault="006373EA">
          <w:pPr>
            <w:pStyle w:val="ndice1"/>
            <w:rPr>
              <w:ins w:id="6" w:author="Joca Pongolola" w:date="2026-06-16T18:21:00Z" w16du:dateUtc="2026-06-16T17:21:00Z"/>
              <w:rFonts w:asciiTheme="minorHAnsi" w:hAnsiTheme="minorHAnsi" w:cstheme="minorBidi"/>
              <w:b w:val="0"/>
              <w:bCs w:val="0"/>
              <w:lang w:eastAsia="pt-PT"/>
            </w:rPr>
          </w:pPr>
          <w:r w:rsidRPr="006373EA">
            <w:fldChar w:fldCharType="begin"/>
          </w:r>
          <w:r w:rsidRPr="006373EA">
            <w:instrText xml:space="preserve"> TOC \o "1-3" \h \z \u </w:instrText>
          </w:r>
          <w:r w:rsidRPr="006373EA">
            <w:fldChar w:fldCharType="separate"/>
          </w:r>
          <w:ins w:id="7" w:author="Joca Pongolola" w:date="2026-06-16T18:21:00Z" w16du:dateUtc="2026-06-16T17:21:00Z">
            <w:r w:rsidR="007E1644" w:rsidRPr="008F17E1">
              <w:rPr>
                <w:rStyle w:val="Hiperligao"/>
              </w:rPr>
              <w:fldChar w:fldCharType="begin"/>
            </w:r>
            <w:r w:rsidR="007E1644" w:rsidRPr="008F17E1">
              <w:rPr>
                <w:rStyle w:val="Hiperligao"/>
              </w:rPr>
              <w:instrText xml:space="preserve"> </w:instrText>
            </w:r>
            <w:r w:rsidR="007E1644">
              <w:instrText>HYPERLINK \l "_Toc232526495"</w:instrText>
            </w:r>
            <w:r w:rsidR="007E1644" w:rsidRPr="008F17E1">
              <w:rPr>
                <w:rStyle w:val="Hiperligao"/>
              </w:rPr>
              <w:instrText xml:space="preserve"> </w:instrText>
            </w:r>
            <w:r w:rsidR="007E1644" w:rsidRPr="008F17E1">
              <w:rPr>
                <w:rStyle w:val="Hiperligao"/>
              </w:rPr>
            </w:r>
            <w:r w:rsidR="007E1644" w:rsidRPr="008F17E1">
              <w:rPr>
                <w:rStyle w:val="Hiperligao"/>
              </w:rPr>
              <w:fldChar w:fldCharType="separate"/>
            </w:r>
            <w:r w:rsidR="007E1644" w:rsidRPr="008F17E1">
              <w:rPr>
                <w:rStyle w:val="Hiperligao"/>
              </w:rPr>
              <w:t>RESUMO</w:t>
            </w:r>
            <w:r w:rsidR="007E1644">
              <w:rPr>
                <w:webHidden/>
              </w:rPr>
              <w:tab/>
            </w:r>
            <w:r w:rsidR="007E1644">
              <w:rPr>
                <w:webHidden/>
              </w:rPr>
              <w:fldChar w:fldCharType="begin"/>
            </w:r>
            <w:r w:rsidR="007E1644">
              <w:rPr>
                <w:webHidden/>
              </w:rPr>
              <w:instrText xml:space="preserve"> PAGEREF _Toc232526495 \h </w:instrText>
            </w:r>
            <w:r w:rsidR="007E1644">
              <w:rPr>
                <w:webHidden/>
              </w:rPr>
            </w:r>
            <w:r w:rsidR="007E1644">
              <w:rPr>
                <w:webHidden/>
              </w:rPr>
              <w:fldChar w:fldCharType="separate"/>
            </w:r>
            <w:r w:rsidR="007E1644">
              <w:rPr>
                <w:webHidden/>
              </w:rPr>
              <w:t>3</w:t>
            </w:r>
            <w:r w:rsidR="007E1644">
              <w:rPr>
                <w:webHidden/>
              </w:rPr>
              <w:fldChar w:fldCharType="end"/>
            </w:r>
            <w:r w:rsidR="007E1644" w:rsidRPr="008F17E1">
              <w:rPr>
                <w:rStyle w:val="Hiperligao"/>
              </w:rPr>
              <w:fldChar w:fldCharType="end"/>
            </w:r>
          </w:ins>
        </w:p>
        <w:p w14:paraId="6F655EC6" w14:textId="33F768DE" w:rsidR="007E1644" w:rsidRDefault="007E1644">
          <w:pPr>
            <w:pStyle w:val="ndice1"/>
            <w:rPr>
              <w:ins w:id="8" w:author="Joca Pongolola" w:date="2026-06-16T18:21:00Z" w16du:dateUtc="2026-06-16T17:21:00Z"/>
              <w:rFonts w:asciiTheme="minorHAnsi" w:hAnsiTheme="minorHAnsi" w:cstheme="minorBidi"/>
              <w:b w:val="0"/>
              <w:bCs w:val="0"/>
              <w:lang w:eastAsia="pt-PT"/>
            </w:rPr>
          </w:pPr>
          <w:ins w:id="9"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"_Toc232526496"</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val="en-US"/>
              </w:rPr>
              <w:t>ABSTRACT</w:t>
            </w:r>
            <w:r>
              <w:rPr>
                <w:webHidden/>
              </w:rPr>
              <w:tab/>
            </w:r>
            <w:r>
              <w:rPr>
                <w:webHidden/>
              </w:rPr>
              <w:fldChar w:fldCharType="begin"/>
            </w:r>
            <w:r>
              <w:rPr>
                <w:webHidden/>
              </w:rPr>
              <w:instrText xml:space="preserve"> PAGEREF _Toc232526496 \h </w:instrText>
            </w:r>
            <w:r>
              <w:rPr>
                <w:webHidden/>
              </w:rPr>
            </w:r>
            <w:r>
              <w:rPr>
                <w:webHidden/>
              </w:rPr>
              <w:fldChar w:fldCharType="separate"/>
            </w:r>
            <w:r>
              <w:rPr>
                <w:webHidden/>
              </w:rPr>
              <w:t>4</w:t>
            </w:r>
            <w:r>
              <w:rPr>
                <w:webHidden/>
              </w:rPr>
              <w:fldChar w:fldCharType="end"/>
            </w:r>
            <w:r w:rsidRPr="008F17E1">
              <w:rPr>
                <w:rStyle w:val="Hiperligao"/>
              </w:rPr>
              <w:fldChar w:fldCharType="end"/>
            </w:r>
          </w:ins>
        </w:p>
        <w:p w14:paraId="1EF1D522" w14:textId="5EE48C06" w:rsidR="007E1644" w:rsidRDefault="007E1644">
          <w:pPr>
            <w:pStyle w:val="ndice1"/>
            <w:rPr>
              <w:ins w:id="10" w:author="Joca Pongolola" w:date="2026-06-16T18:21:00Z" w16du:dateUtc="2026-06-16T17:21:00Z"/>
              <w:rFonts w:asciiTheme="minorHAnsi" w:hAnsiTheme="minorHAnsi" w:cstheme="minorBidi"/>
              <w:b w:val="0"/>
              <w:bCs w:val="0"/>
              <w:lang w:eastAsia="pt-PT"/>
            </w:rPr>
          </w:pPr>
          <w:ins w:id="11"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"_Toc232526497"</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rPr>
              <w:t>AGRADECIMENTOS</w:t>
            </w:r>
            <w:r>
              <w:rPr>
                <w:webHidden/>
              </w:rPr>
              <w:tab/>
            </w:r>
            <w:r>
              <w:rPr>
                <w:webHidden/>
              </w:rPr>
              <w:fldChar w:fldCharType="begin"/>
            </w:r>
            <w:r>
              <w:rPr>
                <w:webHidden/>
              </w:rPr>
              <w:instrText xml:space="preserve"> PAGEREF _Toc232526497 \h </w:instrText>
            </w:r>
            <w:r>
              <w:rPr>
                <w:webHidden/>
              </w:rPr>
            </w:r>
            <w:r>
              <w:rPr>
                <w:webHidden/>
              </w:rPr>
              <w:fldChar w:fldCharType="separate"/>
            </w:r>
            <w:r>
              <w:rPr>
                <w:webHidden/>
              </w:rPr>
              <w:t>5</w:t>
            </w:r>
            <w:r>
              <w:rPr>
                <w:webHidden/>
              </w:rPr>
              <w:fldChar w:fldCharType="end"/>
            </w:r>
            <w:r w:rsidRPr="008F17E1">
              <w:rPr>
                <w:rStyle w:val="Hiperligao"/>
              </w:rPr>
              <w:fldChar w:fldCharType="end"/>
            </w:r>
          </w:ins>
        </w:p>
        <w:p w14:paraId="3E8A2EED" w14:textId="2AB3597B" w:rsidR="007E1644" w:rsidRDefault="007E1644">
          <w:pPr>
            <w:pStyle w:val="ndice1"/>
            <w:rPr>
              <w:ins w:id="12" w:author="Joca Pongolola" w:date="2026-06-16T18:21:00Z" w16du:dateUtc="2026-06-16T17:21:00Z"/>
              <w:rFonts w:asciiTheme="minorHAnsi" w:hAnsiTheme="minorHAnsi" w:cstheme="minorBidi"/>
              <w:b w:val="0"/>
              <w:bCs w:val="0"/>
              <w:lang w:eastAsia="pt-PT"/>
            </w:rPr>
          </w:pPr>
          <w:ins w:id="13"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"_Toc232526498"</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val="pt-BR"/>
              </w:rPr>
              <w:t>DEDICATÓRIA</w:t>
            </w:r>
            <w:r>
              <w:rPr>
                <w:webHidden/>
              </w:rPr>
              <w:tab/>
            </w:r>
            <w:r>
              <w:rPr>
                <w:webHidden/>
              </w:rPr>
              <w:fldChar w:fldCharType="begin"/>
            </w:r>
            <w:r>
              <w:rPr>
                <w:webHidden/>
              </w:rPr>
              <w:instrText xml:space="preserve"> PAGEREF _Toc232526498 \h </w:instrText>
            </w:r>
            <w:r>
              <w:rPr>
                <w:webHidden/>
              </w:rPr>
            </w:r>
            <w:r>
              <w:rPr>
                <w:webHidden/>
              </w:rPr>
              <w:fldChar w:fldCharType="separate"/>
            </w:r>
            <w:r>
              <w:rPr>
                <w:webHidden/>
              </w:rPr>
              <w:t>6</w:t>
            </w:r>
            <w:r>
              <w:rPr>
                <w:webHidden/>
              </w:rPr>
              <w:fldChar w:fldCharType="end"/>
            </w:r>
            <w:r w:rsidRPr="008F17E1">
              <w:rPr>
                <w:rStyle w:val="Hiperligao"/>
              </w:rPr>
              <w:fldChar w:fldCharType="end"/>
            </w:r>
          </w:ins>
        </w:p>
        <w:p w14:paraId="56370F11" w14:textId="6EBCF17C" w:rsidR="007E1644" w:rsidRDefault="007E1644">
          <w:pPr>
            <w:pStyle w:val="ndice1"/>
            <w:rPr>
              <w:ins w:id="14" w:author="Joca Pongolola" w:date="2026-06-16T18:21:00Z" w16du:dateUtc="2026-06-16T17:21:00Z"/>
              <w:rFonts w:asciiTheme="minorHAnsi" w:hAnsiTheme="minorHAnsi" w:cstheme="minorBidi"/>
              <w:b w:val="0"/>
              <w:bCs w:val="0"/>
              <w:lang w:eastAsia="pt-PT"/>
            </w:rPr>
          </w:pPr>
          <w:ins w:id="15"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"_Toc232526499"</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val="pt-BR"/>
              </w:rPr>
              <w:t>LISTA DE SIGLAS E ABREVIATURAS</w:t>
            </w:r>
            <w:r>
              <w:rPr>
                <w:webHidden/>
              </w:rPr>
              <w:tab/>
            </w:r>
            <w:r>
              <w:rPr>
                <w:webHidden/>
              </w:rPr>
              <w:fldChar w:fldCharType="begin"/>
            </w:r>
            <w:r>
              <w:rPr>
                <w:webHidden/>
              </w:rPr>
              <w:instrText xml:space="preserve"> PAGEREF _Toc232526499 \h </w:instrText>
            </w:r>
            <w:r>
              <w:rPr>
                <w:webHidden/>
              </w:rPr>
            </w:r>
            <w:r>
              <w:rPr>
                <w:webHidden/>
              </w:rPr>
              <w:fldChar w:fldCharType="separate"/>
            </w:r>
            <w:r>
              <w:rPr>
                <w:webHidden/>
              </w:rPr>
              <w:t>7</w:t>
            </w:r>
            <w:r>
              <w:rPr>
                <w:webHidden/>
              </w:rPr>
              <w:fldChar w:fldCharType="end"/>
            </w:r>
            <w:r w:rsidRPr="008F17E1">
              <w:rPr>
                <w:rStyle w:val="Hiperligao"/>
              </w:rPr>
              <w:fldChar w:fldCharType="end"/>
            </w:r>
          </w:ins>
        </w:p>
        <w:p w14:paraId="1949D845" w14:textId="602E1A09" w:rsidR="007E1644" w:rsidRDefault="007E1644">
          <w:pPr>
            <w:pStyle w:val="ndice1"/>
            <w:rPr>
              <w:ins w:id="16" w:author="Joca Pongolola" w:date="2026-06-16T18:21:00Z" w16du:dateUtc="2026-06-16T17:21:00Z"/>
              <w:rFonts w:asciiTheme="minorHAnsi" w:hAnsiTheme="minorHAnsi" w:cstheme="minorBidi"/>
              <w:b w:val="0"/>
              <w:bCs w:val="0"/>
              <w:lang w:eastAsia="pt-PT"/>
            </w:rPr>
          </w:pPr>
          <w:ins w:id="17"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"_Toc232526500"</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val="pt-BR"/>
              </w:rPr>
              <w:t>INDICE</w:t>
            </w:r>
            <w:r>
              <w:rPr>
                <w:webHidden/>
              </w:rPr>
              <w:tab/>
            </w:r>
            <w:r>
              <w:rPr>
                <w:webHidden/>
              </w:rPr>
              <w:fldChar w:fldCharType="begin"/>
            </w:r>
            <w:r>
              <w:rPr>
                <w:webHidden/>
              </w:rPr>
              <w:instrText xml:space="preserve"> PAGEREF _Toc232526500 \h </w:instrText>
            </w:r>
            <w:r>
              <w:rPr>
                <w:webHidden/>
              </w:rPr>
            </w:r>
            <w:r>
              <w:rPr>
                <w:webHidden/>
              </w:rPr>
              <w:fldChar w:fldCharType="separate"/>
            </w:r>
            <w:r>
              <w:rPr>
                <w:webHidden/>
              </w:rPr>
              <w:t>8</w:t>
            </w:r>
            <w:r>
              <w:rPr>
                <w:webHidden/>
              </w:rPr>
              <w:fldChar w:fldCharType="end"/>
            </w:r>
            <w:r w:rsidRPr="008F17E1">
              <w:rPr>
                <w:rStyle w:val="Hiperligao"/>
              </w:rPr>
              <w:fldChar w:fldCharType="end"/>
            </w:r>
          </w:ins>
        </w:p>
        <w:p w14:paraId="40FA816B" w14:textId="7E389474" w:rsidR="007E1644" w:rsidRDefault="007E1644">
          <w:pPr>
            <w:pStyle w:val="ndice1"/>
            <w:rPr>
              <w:ins w:id="18" w:author="Joca Pongolola" w:date="2026-06-16T18:21:00Z" w16du:dateUtc="2026-06-16T17:21:00Z"/>
              <w:rFonts w:asciiTheme="minorHAnsi" w:hAnsiTheme="minorHAnsi" w:cstheme="minorBidi"/>
              <w:b w:val="0"/>
              <w:bCs w:val="0"/>
              <w:lang w:eastAsia="pt-PT"/>
            </w:rPr>
          </w:pPr>
          <w:ins w:id="19"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"_Toc232526501"</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val="pt-BR"/>
              </w:rPr>
              <w:t>INDÍCE DE FIGURAS</w:t>
            </w:r>
            <w:r>
              <w:rPr>
                <w:webHidden/>
              </w:rPr>
              <w:tab/>
            </w:r>
            <w:r>
              <w:rPr>
                <w:webHidden/>
              </w:rPr>
              <w:fldChar w:fldCharType="begin"/>
            </w:r>
            <w:r>
              <w:rPr>
                <w:webHidden/>
              </w:rPr>
              <w:instrText xml:space="preserve"> PAGEREF _Toc232526501 \h </w:instrText>
            </w:r>
            <w:r>
              <w:rPr>
                <w:webHidden/>
              </w:rPr>
            </w:r>
            <w:r>
              <w:rPr>
                <w:webHidden/>
              </w:rPr>
              <w:fldChar w:fldCharType="separate"/>
            </w:r>
            <w:r>
              <w:rPr>
                <w:webHidden/>
              </w:rPr>
              <w:t>10</w:t>
            </w:r>
            <w:r>
              <w:rPr>
                <w:webHidden/>
              </w:rPr>
              <w:fldChar w:fldCharType="end"/>
            </w:r>
            <w:r w:rsidRPr="008F17E1">
              <w:rPr>
                <w:rStyle w:val="Hiperligao"/>
              </w:rPr>
              <w:fldChar w:fldCharType="end"/>
            </w:r>
          </w:ins>
        </w:p>
        <w:p w14:paraId="6543C21B" w14:textId="417445C1" w:rsidR="007E1644" w:rsidRDefault="007E1644">
          <w:pPr>
            <w:pStyle w:val="ndice1"/>
            <w:rPr>
              <w:ins w:id="20" w:author="Joca Pongolola" w:date="2026-06-16T18:21:00Z" w16du:dateUtc="2026-06-16T17:21:00Z"/>
              <w:rFonts w:asciiTheme="minorHAnsi" w:hAnsiTheme="minorHAnsi" w:cstheme="minorBidi"/>
              <w:b w:val="0"/>
              <w:bCs w:val="0"/>
              <w:lang w:eastAsia="pt-PT"/>
            </w:rPr>
          </w:pPr>
          <w:ins w:id="21"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"_Toc232526502"</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rPr>
              <w:t>CAPÍTULO 1 – INTRODUÇÃO</w:t>
            </w:r>
            <w:r>
              <w:rPr>
                <w:webHidden/>
              </w:rPr>
              <w:tab/>
            </w:r>
            <w:r>
              <w:rPr>
                <w:webHidden/>
              </w:rPr>
              <w:fldChar w:fldCharType="begin"/>
            </w:r>
            <w:r>
              <w:rPr>
                <w:webHidden/>
              </w:rPr>
              <w:instrText xml:space="preserve"> PAGEREF _Toc232526502 \h </w:instrText>
            </w:r>
            <w:r>
              <w:rPr>
                <w:webHidden/>
              </w:rPr>
            </w:r>
            <w:r>
              <w:rPr>
                <w:webHidden/>
              </w:rPr>
              <w:fldChar w:fldCharType="separate"/>
            </w:r>
            <w:r>
              <w:rPr>
                <w:webHidden/>
              </w:rPr>
              <w:t>11</w:t>
            </w:r>
            <w:r>
              <w:rPr>
                <w:webHidden/>
              </w:rPr>
              <w:fldChar w:fldCharType="end"/>
            </w:r>
            <w:r w:rsidRPr="008F17E1">
              <w:rPr>
                <w:rStyle w:val="Hiperligao"/>
              </w:rPr>
              <w:fldChar w:fldCharType="end"/>
            </w:r>
          </w:ins>
        </w:p>
        <w:p w14:paraId="737A76A6" w14:textId="64E528A5" w:rsidR="007E1644" w:rsidRDefault="007E1644">
          <w:pPr>
            <w:pStyle w:val="ndice2"/>
            <w:tabs>
              <w:tab w:val="left" w:pos="960"/>
              <w:tab w:val="right" w:leader="dot" w:pos="8494"/>
            </w:tabs>
            <w:rPr>
              <w:ins w:id="22" w:author="Joca Pongolola" w:date="2026-06-16T18:21:00Z" w16du:dateUtc="2026-06-16T17:21:00Z"/>
              <w:noProof/>
              <w:lang w:eastAsia="pt-PT"/>
            </w:rPr>
          </w:pPr>
          <w:ins w:id="2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"_Toc232526503"</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1.1</w:t>
            </w:r>
            <w:r>
              <w:rPr>
                <w:noProof/>
                <w:lang w:eastAsia="pt-PT"/>
              </w:rPr>
              <w:tab/>
            </w:r>
            <w:r w:rsidRPr="008F17E1">
              <w:rPr>
                <w:rStyle w:val="Hiperligao"/>
                <w:noProof/>
              </w:rPr>
              <w:t>Problema</w:t>
            </w:r>
            <w:r>
              <w:rPr>
                <w:noProof/>
                <w:webHidden/>
              </w:rPr>
              <w:tab/>
            </w:r>
            <w:r>
              <w:rPr>
                <w:noProof/>
                <w:webHidden/>
              </w:rPr>
              <w:fldChar w:fldCharType="begin"/>
            </w:r>
            <w:r>
              <w:rPr>
                <w:noProof/>
                <w:webHidden/>
              </w:rPr>
              <w:instrText xml:space="preserve"> PAGEREF _Toc232526503 \h </w:instrText>
            </w:r>
            <w:r>
              <w:rPr>
                <w:noProof/>
                <w:webHidden/>
              </w:rPr>
            </w:r>
            <w:r>
              <w:rPr>
                <w:noProof/>
                <w:webHidden/>
              </w:rPr>
              <w:fldChar w:fldCharType="separate"/>
            </w:r>
            <w:r>
              <w:rPr>
                <w:noProof/>
                <w:webHidden/>
              </w:rPr>
              <w:t>12</w:t>
            </w:r>
            <w:r>
              <w:rPr>
                <w:noProof/>
                <w:webHidden/>
              </w:rPr>
              <w:fldChar w:fldCharType="end"/>
            </w:r>
            <w:r w:rsidRPr="008F17E1">
              <w:rPr>
                <w:rStyle w:val="Hiperligao"/>
                <w:noProof/>
              </w:rPr>
              <w:fldChar w:fldCharType="end"/>
            </w:r>
          </w:ins>
        </w:p>
        <w:p w14:paraId="3C26AD46" w14:textId="4BFD6379" w:rsidR="007E1644" w:rsidRDefault="007E1644">
          <w:pPr>
            <w:pStyle w:val="ndice2"/>
            <w:tabs>
              <w:tab w:val="left" w:pos="960"/>
              <w:tab w:val="right" w:leader="dot" w:pos="8494"/>
            </w:tabs>
            <w:rPr>
              <w:ins w:id="24" w:author="Joca Pongolola" w:date="2026-06-16T18:21:00Z" w16du:dateUtc="2026-06-16T17:21:00Z"/>
              <w:noProof/>
              <w:lang w:eastAsia="pt-PT"/>
            </w:rPr>
          </w:pPr>
          <w:ins w:id="25"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"_Toc232526504"</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1.2</w:t>
            </w:r>
            <w:r>
              <w:rPr>
                <w:noProof/>
                <w:lang w:eastAsia="pt-PT"/>
              </w:rPr>
              <w:tab/>
            </w:r>
            <w:r w:rsidRPr="008F17E1">
              <w:rPr>
                <w:rStyle w:val="Hiperligao"/>
                <w:noProof/>
              </w:rPr>
              <w:t>Objetivo Geral</w:t>
            </w:r>
            <w:r>
              <w:rPr>
                <w:noProof/>
                <w:webHidden/>
              </w:rPr>
              <w:tab/>
            </w:r>
            <w:r>
              <w:rPr>
                <w:noProof/>
                <w:webHidden/>
              </w:rPr>
              <w:fldChar w:fldCharType="begin"/>
            </w:r>
            <w:r>
              <w:rPr>
                <w:noProof/>
                <w:webHidden/>
              </w:rPr>
              <w:instrText xml:space="preserve"> PAGEREF _Toc232526504 \h </w:instrText>
            </w:r>
            <w:r>
              <w:rPr>
                <w:noProof/>
                <w:webHidden/>
              </w:rPr>
            </w:r>
            <w:r>
              <w:rPr>
                <w:noProof/>
                <w:webHidden/>
              </w:rPr>
              <w:fldChar w:fldCharType="separate"/>
            </w:r>
            <w:r>
              <w:rPr>
                <w:noProof/>
                <w:webHidden/>
              </w:rPr>
              <w:t>13</w:t>
            </w:r>
            <w:r>
              <w:rPr>
                <w:noProof/>
                <w:webHidden/>
              </w:rPr>
              <w:fldChar w:fldCharType="end"/>
            </w:r>
            <w:r w:rsidRPr="008F17E1">
              <w:rPr>
                <w:rStyle w:val="Hiperligao"/>
                <w:noProof/>
              </w:rPr>
              <w:fldChar w:fldCharType="end"/>
            </w:r>
          </w:ins>
        </w:p>
        <w:p w14:paraId="32D230B8" w14:textId="26C3F8C7" w:rsidR="007E1644" w:rsidRDefault="007E1644">
          <w:pPr>
            <w:pStyle w:val="ndice2"/>
            <w:tabs>
              <w:tab w:val="left" w:pos="960"/>
              <w:tab w:val="right" w:leader="dot" w:pos="8494"/>
            </w:tabs>
            <w:rPr>
              <w:ins w:id="26" w:author="Joca Pongolola" w:date="2026-06-16T18:21:00Z" w16du:dateUtc="2026-06-16T17:21:00Z"/>
              <w:noProof/>
              <w:lang w:eastAsia="pt-PT"/>
            </w:rPr>
          </w:pPr>
          <w:ins w:id="27"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"_Toc232526505"</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1.3</w:t>
            </w:r>
            <w:r>
              <w:rPr>
                <w:noProof/>
                <w:lang w:eastAsia="pt-PT"/>
              </w:rPr>
              <w:tab/>
            </w:r>
            <w:r w:rsidRPr="008F17E1">
              <w:rPr>
                <w:rStyle w:val="Hiperligao"/>
                <w:noProof/>
              </w:rPr>
              <w:t>Objetivo Específico</w:t>
            </w:r>
            <w:r>
              <w:rPr>
                <w:noProof/>
                <w:webHidden/>
              </w:rPr>
              <w:tab/>
            </w:r>
            <w:r>
              <w:rPr>
                <w:noProof/>
                <w:webHidden/>
              </w:rPr>
              <w:fldChar w:fldCharType="begin"/>
            </w:r>
            <w:r>
              <w:rPr>
                <w:noProof/>
                <w:webHidden/>
              </w:rPr>
              <w:instrText xml:space="preserve"> PAGEREF _Toc232526505 \h </w:instrText>
            </w:r>
            <w:r>
              <w:rPr>
                <w:noProof/>
                <w:webHidden/>
              </w:rPr>
            </w:r>
            <w:r>
              <w:rPr>
                <w:noProof/>
                <w:webHidden/>
              </w:rPr>
              <w:fldChar w:fldCharType="separate"/>
            </w:r>
            <w:r>
              <w:rPr>
                <w:noProof/>
                <w:webHidden/>
              </w:rPr>
              <w:t>13</w:t>
            </w:r>
            <w:r>
              <w:rPr>
                <w:noProof/>
                <w:webHidden/>
              </w:rPr>
              <w:fldChar w:fldCharType="end"/>
            </w:r>
            <w:r w:rsidRPr="008F17E1">
              <w:rPr>
                <w:rStyle w:val="Hiperligao"/>
                <w:noProof/>
              </w:rPr>
              <w:fldChar w:fldCharType="end"/>
            </w:r>
          </w:ins>
        </w:p>
        <w:p w14:paraId="44A3D7F6" w14:textId="6FFFB859" w:rsidR="007E1644" w:rsidRDefault="007E1644">
          <w:pPr>
            <w:pStyle w:val="ndice2"/>
            <w:tabs>
              <w:tab w:val="left" w:pos="960"/>
              <w:tab w:val="right" w:leader="dot" w:pos="8494"/>
            </w:tabs>
            <w:rPr>
              <w:ins w:id="28" w:author="Joca Pongolola" w:date="2026-06-16T18:21:00Z" w16du:dateUtc="2026-06-16T17:21:00Z"/>
              <w:noProof/>
              <w:lang w:eastAsia="pt-PT"/>
            </w:rPr>
          </w:pPr>
          <w:ins w:id="29"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"_Toc232526506"</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1.4</w:t>
            </w:r>
            <w:r>
              <w:rPr>
                <w:noProof/>
                <w:lang w:eastAsia="pt-PT"/>
              </w:rPr>
              <w:tab/>
            </w:r>
            <w:r w:rsidRPr="008F17E1">
              <w:rPr>
                <w:rStyle w:val="Hiperligao"/>
                <w:noProof/>
              </w:rPr>
              <w:t>Justificativa</w:t>
            </w:r>
            <w:r>
              <w:rPr>
                <w:noProof/>
                <w:webHidden/>
              </w:rPr>
              <w:tab/>
            </w:r>
            <w:r>
              <w:rPr>
                <w:noProof/>
                <w:webHidden/>
              </w:rPr>
              <w:fldChar w:fldCharType="begin"/>
            </w:r>
            <w:r>
              <w:rPr>
                <w:noProof/>
                <w:webHidden/>
              </w:rPr>
              <w:instrText xml:space="preserve"> PAGEREF _Toc232526506 \h </w:instrText>
            </w:r>
            <w:r>
              <w:rPr>
                <w:noProof/>
                <w:webHidden/>
              </w:rPr>
            </w:r>
            <w:r>
              <w:rPr>
                <w:noProof/>
                <w:webHidden/>
              </w:rPr>
              <w:fldChar w:fldCharType="separate"/>
            </w:r>
            <w:r>
              <w:rPr>
                <w:noProof/>
                <w:webHidden/>
              </w:rPr>
              <w:t>14</w:t>
            </w:r>
            <w:r>
              <w:rPr>
                <w:noProof/>
                <w:webHidden/>
              </w:rPr>
              <w:fldChar w:fldCharType="end"/>
            </w:r>
            <w:r w:rsidRPr="008F17E1">
              <w:rPr>
                <w:rStyle w:val="Hiperligao"/>
                <w:noProof/>
              </w:rPr>
              <w:fldChar w:fldCharType="end"/>
            </w:r>
          </w:ins>
        </w:p>
        <w:p w14:paraId="5CA0DF64" w14:textId="5BD754F7" w:rsidR="007E1644" w:rsidRDefault="007E1644">
          <w:pPr>
            <w:pStyle w:val="ndice1"/>
            <w:rPr>
              <w:ins w:id="30" w:author="Joca Pongolola" w:date="2026-06-16T18:21:00Z" w16du:dateUtc="2026-06-16T17:21:00Z"/>
              <w:rFonts w:asciiTheme="minorHAnsi" w:hAnsiTheme="minorHAnsi" w:cstheme="minorBidi"/>
              <w:b w:val="0"/>
              <w:bCs w:val="0"/>
              <w:lang w:eastAsia="pt-PT"/>
            </w:rPr>
          </w:pPr>
          <w:ins w:id="31"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"_Toc232526507"</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rPr>
              <w:t>CAPÍTULO 2 – REVISÃO DA LITERATURA E ENQUADRAMENTO TEÓRICO</w:t>
            </w:r>
            <w:r>
              <w:rPr>
                <w:webHidden/>
              </w:rPr>
              <w:tab/>
            </w:r>
            <w:r>
              <w:rPr>
                <w:webHidden/>
              </w:rPr>
              <w:fldChar w:fldCharType="begin"/>
            </w:r>
            <w:r>
              <w:rPr>
                <w:webHidden/>
              </w:rPr>
              <w:instrText xml:space="preserve"> PAGEREF _Toc232526507 \h </w:instrText>
            </w:r>
            <w:r>
              <w:rPr>
                <w:webHidden/>
              </w:rPr>
            </w:r>
            <w:r>
              <w:rPr>
                <w:webHidden/>
              </w:rPr>
              <w:fldChar w:fldCharType="separate"/>
            </w:r>
            <w:r>
              <w:rPr>
                <w:webHidden/>
              </w:rPr>
              <w:t>15</w:t>
            </w:r>
            <w:r>
              <w:rPr>
                <w:webHidden/>
              </w:rPr>
              <w:fldChar w:fldCharType="end"/>
            </w:r>
            <w:r w:rsidRPr="008F17E1">
              <w:rPr>
                <w:rStyle w:val="Hiperligao"/>
              </w:rPr>
              <w:fldChar w:fldCharType="end"/>
            </w:r>
          </w:ins>
        </w:p>
        <w:p w14:paraId="22A6F62B" w14:textId="266A7576" w:rsidR="007E1644" w:rsidRDefault="007E1644">
          <w:pPr>
            <w:pStyle w:val="ndice2"/>
            <w:tabs>
              <w:tab w:val="left" w:pos="960"/>
              <w:tab w:val="right" w:leader="dot" w:pos="8494"/>
            </w:tabs>
            <w:rPr>
              <w:ins w:id="32" w:author="Joca Pongolola" w:date="2026-06-16T18:21:00Z" w16du:dateUtc="2026-06-16T17:21:00Z"/>
              <w:noProof/>
              <w:lang w:eastAsia="pt-PT"/>
            </w:rPr>
          </w:pPr>
          <w:ins w:id="3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"_Toc232526509"</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2.1</w:t>
            </w:r>
            <w:r>
              <w:rPr>
                <w:noProof/>
                <w:lang w:eastAsia="pt-PT"/>
              </w:rPr>
              <w:tab/>
            </w:r>
            <w:r w:rsidRPr="008F17E1">
              <w:rPr>
                <w:rStyle w:val="Hiperligao"/>
                <w:noProof/>
              </w:rPr>
              <w:t>Sistemas De Informação</w:t>
            </w:r>
            <w:r>
              <w:rPr>
                <w:noProof/>
                <w:webHidden/>
              </w:rPr>
              <w:tab/>
            </w:r>
            <w:r>
              <w:rPr>
                <w:noProof/>
                <w:webHidden/>
              </w:rPr>
              <w:fldChar w:fldCharType="begin"/>
            </w:r>
            <w:r>
              <w:rPr>
                <w:noProof/>
                <w:webHidden/>
              </w:rPr>
              <w:instrText xml:space="preserve"> PAGEREF _Toc232526509 \h </w:instrText>
            </w:r>
            <w:r>
              <w:rPr>
                <w:noProof/>
                <w:webHidden/>
              </w:rPr>
            </w:r>
            <w:r>
              <w:rPr>
                <w:noProof/>
                <w:webHidden/>
              </w:rPr>
              <w:fldChar w:fldCharType="separate"/>
            </w:r>
            <w:r>
              <w:rPr>
                <w:noProof/>
                <w:webHidden/>
              </w:rPr>
              <w:t>15</w:t>
            </w:r>
            <w:r>
              <w:rPr>
                <w:noProof/>
                <w:webHidden/>
              </w:rPr>
              <w:fldChar w:fldCharType="end"/>
            </w:r>
            <w:r w:rsidRPr="008F17E1">
              <w:rPr>
                <w:rStyle w:val="Hiperligao"/>
                <w:noProof/>
              </w:rPr>
              <w:fldChar w:fldCharType="end"/>
            </w:r>
          </w:ins>
        </w:p>
        <w:p w14:paraId="7A3E863E" w14:textId="05B4AC7D" w:rsidR="007E1644" w:rsidRDefault="007E1644">
          <w:pPr>
            <w:pStyle w:val="ndice2"/>
            <w:tabs>
              <w:tab w:val="left" w:pos="960"/>
              <w:tab w:val="right" w:leader="dot" w:pos="8494"/>
            </w:tabs>
            <w:rPr>
              <w:ins w:id="34" w:author="Joca Pongolola" w:date="2026-06-16T18:21:00Z" w16du:dateUtc="2026-06-16T17:21:00Z"/>
              <w:noProof/>
              <w:lang w:eastAsia="pt-PT"/>
            </w:rPr>
          </w:pPr>
          <w:ins w:id="35"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"_Toc232526510"</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2.2</w:t>
            </w:r>
            <w:r>
              <w:rPr>
                <w:noProof/>
                <w:lang w:eastAsia="pt-PT"/>
              </w:rPr>
              <w:tab/>
            </w:r>
            <w:r w:rsidRPr="008F17E1">
              <w:rPr>
                <w:rStyle w:val="Hiperligao"/>
                <w:noProof/>
              </w:rPr>
              <w:t>Sistemas Web</w:t>
            </w:r>
            <w:r>
              <w:rPr>
                <w:noProof/>
                <w:webHidden/>
              </w:rPr>
              <w:tab/>
            </w:r>
            <w:r>
              <w:rPr>
                <w:noProof/>
                <w:webHidden/>
              </w:rPr>
              <w:fldChar w:fldCharType="begin"/>
            </w:r>
            <w:r>
              <w:rPr>
                <w:noProof/>
                <w:webHidden/>
              </w:rPr>
              <w:instrText xml:space="preserve"> PAGEREF _Toc232526510 \h </w:instrText>
            </w:r>
            <w:r>
              <w:rPr>
                <w:noProof/>
                <w:webHidden/>
              </w:rPr>
            </w:r>
            <w:r>
              <w:rPr>
                <w:noProof/>
                <w:webHidden/>
              </w:rPr>
              <w:fldChar w:fldCharType="separate"/>
            </w:r>
            <w:r>
              <w:rPr>
                <w:noProof/>
                <w:webHidden/>
              </w:rPr>
              <w:t>16</w:t>
            </w:r>
            <w:r>
              <w:rPr>
                <w:noProof/>
                <w:webHidden/>
              </w:rPr>
              <w:fldChar w:fldCharType="end"/>
            </w:r>
            <w:r w:rsidRPr="008F17E1">
              <w:rPr>
                <w:rStyle w:val="Hiperligao"/>
                <w:noProof/>
              </w:rPr>
              <w:fldChar w:fldCharType="end"/>
            </w:r>
          </w:ins>
        </w:p>
        <w:p w14:paraId="4BB0E252" w14:textId="5123DF61" w:rsidR="007E1644" w:rsidRDefault="007E1644">
          <w:pPr>
            <w:pStyle w:val="ndice2"/>
            <w:tabs>
              <w:tab w:val="left" w:pos="960"/>
              <w:tab w:val="right" w:leader="dot" w:pos="8494"/>
            </w:tabs>
            <w:rPr>
              <w:ins w:id="36" w:author="Joca Pongolola" w:date="2026-06-16T18:21:00Z" w16du:dateUtc="2026-06-16T17:21:00Z"/>
              <w:noProof/>
              <w:lang w:eastAsia="pt-PT"/>
            </w:rPr>
          </w:pPr>
          <w:ins w:id="37"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"_Toc232526511"</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2.3</w:t>
            </w:r>
            <w:r>
              <w:rPr>
                <w:noProof/>
                <w:lang w:eastAsia="pt-PT"/>
              </w:rPr>
              <w:tab/>
            </w:r>
            <w:r w:rsidRPr="008F17E1">
              <w:rPr>
                <w:rStyle w:val="Hiperligao"/>
                <w:noProof/>
              </w:rPr>
              <w:t>Microfinanças</w:t>
            </w:r>
            <w:r>
              <w:rPr>
                <w:noProof/>
                <w:webHidden/>
              </w:rPr>
              <w:tab/>
            </w:r>
            <w:r>
              <w:rPr>
                <w:noProof/>
                <w:webHidden/>
              </w:rPr>
              <w:fldChar w:fldCharType="begin"/>
            </w:r>
            <w:r>
              <w:rPr>
                <w:noProof/>
                <w:webHidden/>
              </w:rPr>
              <w:instrText xml:space="preserve"> PAGEREF _Toc232526511 \h </w:instrText>
            </w:r>
            <w:r>
              <w:rPr>
                <w:noProof/>
                <w:webHidden/>
              </w:rPr>
            </w:r>
            <w:r>
              <w:rPr>
                <w:noProof/>
                <w:webHidden/>
              </w:rPr>
              <w:fldChar w:fldCharType="separate"/>
            </w:r>
            <w:r>
              <w:rPr>
                <w:noProof/>
                <w:webHidden/>
              </w:rPr>
              <w:t>16</w:t>
            </w:r>
            <w:r>
              <w:rPr>
                <w:noProof/>
                <w:webHidden/>
              </w:rPr>
              <w:fldChar w:fldCharType="end"/>
            </w:r>
            <w:r w:rsidRPr="008F17E1">
              <w:rPr>
                <w:rStyle w:val="Hiperligao"/>
                <w:noProof/>
              </w:rPr>
              <w:fldChar w:fldCharType="end"/>
            </w:r>
          </w:ins>
        </w:p>
        <w:p w14:paraId="5BE74FE9" w14:textId="168D5E6C" w:rsidR="007E1644" w:rsidRDefault="007E1644">
          <w:pPr>
            <w:pStyle w:val="ndice2"/>
            <w:tabs>
              <w:tab w:val="left" w:pos="960"/>
              <w:tab w:val="right" w:leader="dot" w:pos="8494"/>
            </w:tabs>
            <w:rPr>
              <w:ins w:id="38" w:author="Joca Pongolola" w:date="2026-06-16T18:21:00Z" w16du:dateUtc="2026-06-16T17:21:00Z"/>
              <w:noProof/>
              <w:lang w:eastAsia="pt-PT"/>
            </w:rPr>
          </w:pPr>
          <w:ins w:id="39"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"_Toc232526512"</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2.4</w:t>
            </w:r>
            <w:r>
              <w:rPr>
                <w:noProof/>
                <w:lang w:eastAsia="pt-PT"/>
              </w:rPr>
              <w:tab/>
            </w:r>
            <w:r w:rsidRPr="008F17E1">
              <w:rPr>
                <w:rStyle w:val="Hiperligao"/>
                <w:noProof/>
              </w:rPr>
              <w:t>Gestão Das Operações De Microfinanças</w:t>
            </w:r>
            <w:r>
              <w:rPr>
                <w:noProof/>
                <w:webHidden/>
              </w:rPr>
              <w:tab/>
            </w:r>
            <w:r>
              <w:rPr>
                <w:noProof/>
                <w:webHidden/>
              </w:rPr>
              <w:fldChar w:fldCharType="begin"/>
            </w:r>
            <w:r>
              <w:rPr>
                <w:noProof/>
                <w:webHidden/>
              </w:rPr>
              <w:instrText xml:space="preserve"> PAGEREF _Toc232526512 \h </w:instrText>
            </w:r>
            <w:r>
              <w:rPr>
                <w:noProof/>
                <w:webHidden/>
              </w:rPr>
            </w:r>
            <w:r>
              <w:rPr>
                <w:noProof/>
                <w:webHidden/>
              </w:rPr>
              <w:fldChar w:fldCharType="separate"/>
            </w:r>
            <w:r>
              <w:rPr>
                <w:noProof/>
                <w:webHidden/>
              </w:rPr>
              <w:t>17</w:t>
            </w:r>
            <w:r>
              <w:rPr>
                <w:noProof/>
                <w:webHidden/>
              </w:rPr>
              <w:fldChar w:fldCharType="end"/>
            </w:r>
            <w:r w:rsidRPr="008F17E1">
              <w:rPr>
                <w:rStyle w:val="Hiperligao"/>
                <w:noProof/>
              </w:rPr>
              <w:fldChar w:fldCharType="end"/>
            </w:r>
          </w:ins>
        </w:p>
        <w:p w14:paraId="53F17B9B" w14:textId="76CD1ACC" w:rsidR="007E1644" w:rsidRDefault="007E1644">
          <w:pPr>
            <w:pStyle w:val="ndice2"/>
            <w:tabs>
              <w:tab w:val="left" w:pos="960"/>
              <w:tab w:val="right" w:leader="dot" w:pos="8494"/>
            </w:tabs>
            <w:rPr>
              <w:ins w:id="40" w:author="Joca Pongolola" w:date="2026-06-16T18:21:00Z" w16du:dateUtc="2026-06-16T17:21:00Z"/>
              <w:noProof/>
              <w:lang w:eastAsia="pt-PT"/>
            </w:rPr>
          </w:pPr>
          <w:ins w:id="41"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"_Toc232526513"</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2.5</w:t>
            </w:r>
            <w:r>
              <w:rPr>
                <w:noProof/>
                <w:lang w:eastAsia="pt-PT"/>
              </w:rPr>
              <w:tab/>
            </w:r>
            <w:r w:rsidRPr="008F17E1">
              <w:rPr>
                <w:rStyle w:val="Hiperligao"/>
                <w:noProof/>
              </w:rPr>
              <w:t>Bases de dados</w:t>
            </w:r>
            <w:r>
              <w:rPr>
                <w:noProof/>
                <w:webHidden/>
              </w:rPr>
              <w:tab/>
            </w:r>
            <w:r>
              <w:rPr>
                <w:noProof/>
                <w:webHidden/>
              </w:rPr>
              <w:fldChar w:fldCharType="begin"/>
            </w:r>
            <w:r>
              <w:rPr>
                <w:noProof/>
                <w:webHidden/>
              </w:rPr>
              <w:instrText xml:space="preserve"> PAGEREF _Toc232526513 \h </w:instrText>
            </w:r>
            <w:r>
              <w:rPr>
                <w:noProof/>
                <w:webHidden/>
              </w:rPr>
            </w:r>
            <w:r>
              <w:rPr>
                <w:noProof/>
                <w:webHidden/>
              </w:rPr>
              <w:fldChar w:fldCharType="separate"/>
            </w:r>
            <w:r>
              <w:rPr>
                <w:noProof/>
                <w:webHidden/>
              </w:rPr>
              <w:t>18</w:t>
            </w:r>
            <w:r>
              <w:rPr>
                <w:noProof/>
                <w:webHidden/>
              </w:rPr>
              <w:fldChar w:fldCharType="end"/>
            </w:r>
            <w:r w:rsidRPr="008F17E1">
              <w:rPr>
                <w:rStyle w:val="Hiperligao"/>
                <w:noProof/>
              </w:rPr>
              <w:fldChar w:fldCharType="end"/>
            </w:r>
          </w:ins>
        </w:p>
        <w:p w14:paraId="721FBA9A" w14:textId="0C5B3139" w:rsidR="007E1644" w:rsidRDefault="007E1644">
          <w:pPr>
            <w:pStyle w:val="ndice2"/>
            <w:tabs>
              <w:tab w:val="left" w:pos="960"/>
              <w:tab w:val="right" w:leader="dot" w:pos="8494"/>
            </w:tabs>
            <w:rPr>
              <w:ins w:id="42" w:author="Joca Pongolola" w:date="2026-06-16T18:21:00Z" w16du:dateUtc="2026-06-16T17:21:00Z"/>
              <w:noProof/>
              <w:lang w:eastAsia="pt-PT"/>
            </w:rPr>
          </w:pPr>
          <w:ins w:id="4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"_Toc232526514"</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2.6</w:t>
            </w:r>
            <w:r>
              <w:rPr>
                <w:noProof/>
                <w:lang w:eastAsia="pt-PT"/>
              </w:rPr>
              <w:tab/>
            </w:r>
            <w:r w:rsidRPr="008F17E1">
              <w:rPr>
                <w:rStyle w:val="Hiperligao"/>
                <w:noProof/>
              </w:rPr>
              <w:t>Tecnologias Utilizadas</w:t>
            </w:r>
            <w:r>
              <w:rPr>
                <w:noProof/>
                <w:webHidden/>
              </w:rPr>
              <w:tab/>
            </w:r>
            <w:r>
              <w:rPr>
                <w:noProof/>
                <w:webHidden/>
              </w:rPr>
              <w:fldChar w:fldCharType="begin"/>
            </w:r>
            <w:r>
              <w:rPr>
                <w:noProof/>
                <w:webHidden/>
              </w:rPr>
              <w:instrText xml:space="preserve"> PAGEREF _Toc232526514 \h </w:instrText>
            </w:r>
            <w:r>
              <w:rPr>
                <w:noProof/>
                <w:webHidden/>
              </w:rPr>
            </w:r>
            <w:r>
              <w:rPr>
                <w:noProof/>
                <w:webHidden/>
              </w:rPr>
              <w:fldChar w:fldCharType="separate"/>
            </w:r>
            <w:r>
              <w:rPr>
                <w:noProof/>
                <w:webHidden/>
              </w:rPr>
              <w:t>19</w:t>
            </w:r>
            <w:r>
              <w:rPr>
                <w:noProof/>
                <w:webHidden/>
              </w:rPr>
              <w:fldChar w:fldCharType="end"/>
            </w:r>
            <w:r w:rsidRPr="008F17E1">
              <w:rPr>
                <w:rStyle w:val="Hiperligao"/>
                <w:noProof/>
              </w:rPr>
              <w:fldChar w:fldCharType="end"/>
            </w:r>
          </w:ins>
        </w:p>
        <w:p w14:paraId="4646A938" w14:textId="31FED6A1" w:rsidR="007E1644" w:rsidRDefault="007E1644">
          <w:pPr>
            <w:pStyle w:val="ndice2"/>
            <w:tabs>
              <w:tab w:val="left" w:pos="960"/>
              <w:tab w:val="right" w:leader="dot" w:pos="8494"/>
            </w:tabs>
            <w:rPr>
              <w:ins w:id="44" w:author="Joca Pongolola" w:date="2026-06-16T18:21:00Z" w16du:dateUtc="2026-06-16T17:21:00Z"/>
              <w:noProof/>
              <w:lang w:eastAsia="pt-PT"/>
            </w:rPr>
          </w:pPr>
          <w:ins w:id="45"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"_Toc232526515"</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2.7</w:t>
            </w:r>
            <w:r>
              <w:rPr>
                <w:noProof/>
                <w:lang w:eastAsia="pt-PT"/>
              </w:rPr>
              <w:tab/>
            </w:r>
            <w:r w:rsidRPr="008F17E1">
              <w:rPr>
                <w:rStyle w:val="Hiperligao"/>
                <w:noProof/>
              </w:rPr>
              <w:t>Síntese do capítulo</w:t>
            </w:r>
            <w:r>
              <w:rPr>
                <w:noProof/>
                <w:webHidden/>
              </w:rPr>
              <w:tab/>
            </w:r>
            <w:r>
              <w:rPr>
                <w:noProof/>
                <w:webHidden/>
              </w:rPr>
              <w:fldChar w:fldCharType="begin"/>
            </w:r>
            <w:r>
              <w:rPr>
                <w:noProof/>
                <w:webHidden/>
              </w:rPr>
              <w:instrText xml:space="preserve"> PAGEREF _Toc232526515 \h </w:instrText>
            </w:r>
            <w:r>
              <w:rPr>
                <w:noProof/>
                <w:webHidden/>
              </w:rPr>
            </w:r>
            <w:r>
              <w:rPr>
                <w:noProof/>
                <w:webHidden/>
              </w:rPr>
              <w:fldChar w:fldCharType="separate"/>
            </w:r>
            <w:r>
              <w:rPr>
                <w:noProof/>
                <w:webHidden/>
              </w:rPr>
              <w:t>20</w:t>
            </w:r>
            <w:r>
              <w:rPr>
                <w:noProof/>
                <w:webHidden/>
              </w:rPr>
              <w:fldChar w:fldCharType="end"/>
            </w:r>
            <w:r w:rsidRPr="008F17E1">
              <w:rPr>
                <w:rStyle w:val="Hiperligao"/>
                <w:noProof/>
              </w:rPr>
              <w:fldChar w:fldCharType="end"/>
            </w:r>
          </w:ins>
        </w:p>
        <w:p w14:paraId="1FD6AC2D" w14:textId="04A115B7" w:rsidR="007E1644" w:rsidRDefault="007E1644">
          <w:pPr>
            <w:pStyle w:val="ndice2"/>
            <w:tabs>
              <w:tab w:val="left" w:pos="960"/>
              <w:tab w:val="right" w:leader="dot" w:pos="8494"/>
            </w:tabs>
            <w:rPr>
              <w:ins w:id="46" w:author="Joca Pongolola" w:date="2026-06-16T18:21:00Z" w16du:dateUtc="2026-06-16T17:21:00Z"/>
              <w:noProof/>
              <w:lang w:eastAsia="pt-PT"/>
            </w:rPr>
          </w:pPr>
          <w:ins w:id="47"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"_Toc232526516"</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2.8</w:t>
            </w:r>
            <w:r>
              <w:rPr>
                <w:noProof/>
                <w:lang w:eastAsia="pt-PT"/>
              </w:rPr>
              <w:tab/>
            </w:r>
            <w:r w:rsidRPr="008F17E1">
              <w:rPr>
                <w:rStyle w:val="Hiperligao"/>
                <w:noProof/>
              </w:rPr>
              <w:t>Problemática</w:t>
            </w:r>
            <w:r>
              <w:rPr>
                <w:noProof/>
                <w:webHidden/>
              </w:rPr>
              <w:tab/>
            </w:r>
            <w:r>
              <w:rPr>
                <w:noProof/>
                <w:webHidden/>
              </w:rPr>
              <w:fldChar w:fldCharType="begin"/>
            </w:r>
            <w:r>
              <w:rPr>
                <w:noProof/>
                <w:webHidden/>
              </w:rPr>
              <w:instrText xml:space="preserve"> PAGEREF _Toc232526516 \h </w:instrText>
            </w:r>
            <w:r>
              <w:rPr>
                <w:noProof/>
                <w:webHidden/>
              </w:rPr>
            </w:r>
            <w:r>
              <w:rPr>
                <w:noProof/>
                <w:webHidden/>
              </w:rPr>
              <w:fldChar w:fldCharType="separate"/>
            </w:r>
            <w:r>
              <w:rPr>
                <w:noProof/>
                <w:webHidden/>
              </w:rPr>
              <w:t>20</w:t>
            </w:r>
            <w:r>
              <w:rPr>
                <w:noProof/>
                <w:webHidden/>
              </w:rPr>
              <w:fldChar w:fldCharType="end"/>
            </w:r>
            <w:r w:rsidRPr="008F17E1">
              <w:rPr>
                <w:rStyle w:val="Hiperligao"/>
                <w:noProof/>
              </w:rPr>
              <w:fldChar w:fldCharType="end"/>
            </w:r>
          </w:ins>
        </w:p>
        <w:p w14:paraId="0998043B" w14:textId="28FFD5AB" w:rsidR="007E1644" w:rsidRDefault="007E1644">
          <w:pPr>
            <w:pStyle w:val="ndice1"/>
            <w:rPr>
              <w:ins w:id="48" w:author="Joca Pongolola" w:date="2026-06-16T18:21:00Z" w16du:dateUtc="2026-06-16T17:21:00Z"/>
              <w:rFonts w:asciiTheme="minorHAnsi" w:hAnsiTheme="minorHAnsi" w:cstheme="minorBidi"/>
              <w:b w:val="0"/>
              <w:bCs w:val="0"/>
              <w:lang w:eastAsia="pt-PT"/>
            </w:rPr>
          </w:pPr>
          <w:ins w:id="49"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"_Toc232526525"</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rPr>
              <w:t>CAPÍTULO 3-METODOLOGIA</w:t>
            </w:r>
            <w:r>
              <w:rPr>
                <w:webHidden/>
              </w:rPr>
              <w:tab/>
            </w:r>
            <w:r>
              <w:rPr>
                <w:webHidden/>
              </w:rPr>
              <w:fldChar w:fldCharType="begin"/>
            </w:r>
            <w:r>
              <w:rPr>
                <w:webHidden/>
              </w:rPr>
              <w:instrText xml:space="preserve"> PAGEREF _Toc232526525 \h </w:instrText>
            </w:r>
            <w:r>
              <w:rPr>
                <w:webHidden/>
              </w:rPr>
            </w:r>
            <w:r>
              <w:rPr>
                <w:webHidden/>
              </w:rPr>
              <w:fldChar w:fldCharType="separate"/>
            </w:r>
            <w:r>
              <w:rPr>
                <w:webHidden/>
              </w:rPr>
              <w:t>21</w:t>
            </w:r>
            <w:r>
              <w:rPr>
                <w:webHidden/>
              </w:rPr>
              <w:fldChar w:fldCharType="end"/>
            </w:r>
            <w:r w:rsidRPr="008F17E1">
              <w:rPr>
                <w:rStyle w:val="Hiperligao"/>
              </w:rPr>
              <w:fldChar w:fldCharType="end"/>
            </w:r>
          </w:ins>
        </w:p>
        <w:p w14:paraId="27E702A8" w14:textId="25A37632" w:rsidR="007E1644" w:rsidRDefault="007E1644">
          <w:pPr>
            <w:pStyle w:val="ndice1"/>
            <w:rPr>
              <w:ins w:id="50" w:author="Joca Pongolola" w:date="2026-06-16T18:21:00Z" w16du:dateUtc="2026-06-16T17:21:00Z"/>
              <w:rFonts w:asciiTheme="minorHAnsi" w:hAnsiTheme="minorHAnsi" w:cstheme="minorBidi"/>
              <w:b w:val="0"/>
              <w:bCs w:val="0"/>
              <w:lang w:eastAsia="pt-PT"/>
            </w:rPr>
          </w:pPr>
          <w:ins w:id="51"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"_Toc232526528"</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eastAsia="pt-PT"/>
              </w:rPr>
              <w:t>CAPÍTULO 4-ANALISE E DESENVOLVIMENTO DO SISTEMA</w:t>
            </w:r>
            <w:r>
              <w:rPr>
                <w:webHidden/>
              </w:rPr>
              <w:tab/>
            </w:r>
            <w:r>
              <w:rPr>
                <w:webHidden/>
              </w:rPr>
              <w:fldChar w:fldCharType="begin"/>
            </w:r>
            <w:r>
              <w:rPr>
                <w:webHidden/>
              </w:rPr>
              <w:instrText xml:space="preserve"> PAGEREF _Toc232526528 \h </w:instrText>
            </w:r>
            <w:r>
              <w:rPr>
                <w:webHidden/>
              </w:rPr>
            </w:r>
            <w:r>
              <w:rPr>
                <w:webHidden/>
              </w:rPr>
              <w:fldChar w:fldCharType="separate"/>
            </w:r>
            <w:r>
              <w:rPr>
                <w:webHidden/>
              </w:rPr>
              <w:t>22</w:t>
            </w:r>
            <w:r>
              <w:rPr>
                <w:webHidden/>
              </w:rPr>
              <w:fldChar w:fldCharType="end"/>
            </w:r>
            <w:r w:rsidRPr="008F17E1">
              <w:rPr>
                <w:rStyle w:val="Hiperligao"/>
              </w:rPr>
              <w:fldChar w:fldCharType="end"/>
            </w:r>
          </w:ins>
        </w:p>
        <w:p w14:paraId="645DBBD9" w14:textId="3705CEF0" w:rsidR="007E1644" w:rsidRDefault="007E1644">
          <w:pPr>
            <w:pStyle w:val="ndice2"/>
            <w:tabs>
              <w:tab w:val="left" w:pos="960"/>
              <w:tab w:val="right" w:leader="dot" w:pos="8494"/>
            </w:tabs>
            <w:rPr>
              <w:ins w:id="52" w:author="Joca Pongolola" w:date="2026-06-16T18:21:00Z" w16du:dateUtc="2026-06-16T17:21:00Z"/>
              <w:noProof/>
              <w:lang w:eastAsia="pt-PT"/>
            </w:rPr>
          </w:pPr>
          <w:ins w:id="5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"_Toc232526534"</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4.1</w:t>
            </w:r>
            <w:r>
              <w:rPr>
                <w:noProof/>
                <w:lang w:eastAsia="pt-PT"/>
              </w:rPr>
              <w:tab/>
            </w:r>
            <w:r w:rsidRPr="008F17E1">
              <w:rPr>
                <w:rStyle w:val="Hiperligao"/>
                <w:noProof/>
              </w:rPr>
              <w:t>levantamento De Requisitos Do Sistema Kixicrédito</w:t>
            </w:r>
            <w:r>
              <w:rPr>
                <w:noProof/>
                <w:webHidden/>
              </w:rPr>
              <w:tab/>
            </w:r>
            <w:r>
              <w:rPr>
                <w:noProof/>
                <w:webHidden/>
              </w:rPr>
              <w:fldChar w:fldCharType="begin"/>
            </w:r>
            <w:r>
              <w:rPr>
                <w:noProof/>
                <w:webHidden/>
              </w:rPr>
              <w:instrText xml:space="preserve"> PAGEREF _Toc232526534 \h </w:instrText>
            </w:r>
            <w:r>
              <w:rPr>
                <w:noProof/>
                <w:webHidden/>
              </w:rPr>
            </w:r>
            <w:r>
              <w:rPr>
                <w:noProof/>
                <w:webHidden/>
              </w:rPr>
              <w:fldChar w:fldCharType="separate"/>
            </w:r>
            <w:r>
              <w:rPr>
                <w:noProof/>
                <w:webHidden/>
              </w:rPr>
              <w:t>22</w:t>
            </w:r>
            <w:r>
              <w:rPr>
                <w:noProof/>
                <w:webHidden/>
              </w:rPr>
              <w:fldChar w:fldCharType="end"/>
            </w:r>
            <w:r w:rsidRPr="008F17E1">
              <w:rPr>
                <w:rStyle w:val="Hiperligao"/>
                <w:noProof/>
              </w:rPr>
              <w:fldChar w:fldCharType="end"/>
            </w:r>
          </w:ins>
        </w:p>
        <w:p w14:paraId="7AFC6558" w14:textId="6AEA3866" w:rsidR="007E1644" w:rsidRDefault="007E1644">
          <w:pPr>
            <w:pStyle w:val="ndice2"/>
            <w:tabs>
              <w:tab w:val="left" w:pos="960"/>
              <w:tab w:val="right" w:leader="dot" w:pos="8494"/>
            </w:tabs>
            <w:rPr>
              <w:ins w:id="54" w:author="Joca Pongolola" w:date="2026-06-16T18:21:00Z" w16du:dateUtc="2026-06-16T17:21:00Z"/>
              <w:noProof/>
              <w:lang w:eastAsia="pt-PT"/>
            </w:rPr>
          </w:pPr>
          <w:ins w:id="55"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"_Toc232526536"</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4.2</w:t>
            </w:r>
            <w:r>
              <w:rPr>
                <w:noProof/>
                <w:lang w:eastAsia="pt-PT"/>
              </w:rPr>
              <w:tab/>
            </w:r>
            <w:r w:rsidRPr="008F17E1">
              <w:rPr>
                <w:rStyle w:val="Hiperligao"/>
                <w:noProof/>
              </w:rPr>
              <w:t>Objetivos Do Sistema</w:t>
            </w:r>
            <w:r>
              <w:rPr>
                <w:noProof/>
                <w:webHidden/>
              </w:rPr>
              <w:tab/>
            </w:r>
            <w:r>
              <w:rPr>
                <w:noProof/>
                <w:webHidden/>
              </w:rPr>
              <w:fldChar w:fldCharType="begin"/>
            </w:r>
            <w:r>
              <w:rPr>
                <w:noProof/>
                <w:webHidden/>
              </w:rPr>
              <w:instrText xml:space="preserve"> PAGEREF _Toc232526536 \h </w:instrText>
            </w:r>
            <w:r>
              <w:rPr>
                <w:noProof/>
                <w:webHidden/>
              </w:rPr>
            </w:r>
            <w:r>
              <w:rPr>
                <w:noProof/>
                <w:webHidden/>
              </w:rPr>
              <w:fldChar w:fldCharType="separate"/>
            </w:r>
            <w:r>
              <w:rPr>
                <w:noProof/>
                <w:webHidden/>
              </w:rPr>
              <w:t>22</w:t>
            </w:r>
            <w:r>
              <w:rPr>
                <w:noProof/>
                <w:webHidden/>
              </w:rPr>
              <w:fldChar w:fldCharType="end"/>
            </w:r>
            <w:r w:rsidRPr="008F17E1">
              <w:rPr>
                <w:rStyle w:val="Hiperligao"/>
                <w:noProof/>
              </w:rPr>
              <w:fldChar w:fldCharType="end"/>
            </w:r>
          </w:ins>
        </w:p>
        <w:p w14:paraId="3FC8E84A" w14:textId="4C93B12C" w:rsidR="007E1644" w:rsidRDefault="007E1644">
          <w:pPr>
            <w:pStyle w:val="ndice2"/>
            <w:tabs>
              <w:tab w:val="left" w:pos="960"/>
              <w:tab w:val="right" w:leader="dot" w:pos="8494"/>
            </w:tabs>
            <w:rPr>
              <w:ins w:id="56" w:author="Joca Pongolola" w:date="2026-06-16T18:21:00Z" w16du:dateUtc="2026-06-16T17:21:00Z"/>
              <w:noProof/>
              <w:lang w:eastAsia="pt-PT"/>
            </w:rPr>
          </w:pPr>
          <w:ins w:id="57"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"_Toc232526537"</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4.3</w:t>
            </w:r>
            <w:r>
              <w:rPr>
                <w:noProof/>
                <w:lang w:eastAsia="pt-PT"/>
              </w:rPr>
              <w:tab/>
            </w:r>
            <w:r w:rsidRPr="008F17E1">
              <w:rPr>
                <w:rStyle w:val="Hiperligao"/>
                <w:noProof/>
              </w:rPr>
              <w:t>Requisitos Funcionais</w:t>
            </w:r>
            <w:r>
              <w:rPr>
                <w:noProof/>
                <w:webHidden/>
              </w:rPr>
              <w:tab/>
            </w:r>
            <w:r>
              <w:rPr>
                <w:noProof/>
                <w:webHidden/>
              </w:rPr>
              <w:fldChar w:fldCharType="begin"/>
            </w:r>
            <w:r>
              <w:rPr>
                <w:noProof/>
                <w:webHidden/>
              </w:rPr>
              <w:instrText xml:space="preserve"> PAGEREF _Toc232526537 \h </w:instrText>
            </w:r>
            <w:r>
              <w:rPr>
                <w:noProof/>
                <w:webHidden/>
              </w:rPr>
            </w:r>
            <w:r>
              <w:rPr>
                <w:noProof/>
                <w:webHidden/>
              </w:rPr>
              <w:fldChar w:fldCharType="separate"/>
            </w:r>
            <w:r>
              <w:rPr>
                <w:noProof/>
                <w:webHidden/>
              </w:rPr>
              <w:t>22</w:t>
            </w:r>
            <w:r>
              <w:rPr>
                <w:noProof/>
                <w:webHidden/>
              </w:rPr>
              <w:fldChar w:fldCharType="end"/>
            </w:r>
            <w:r w:rsidRPr="008F17E1">
              <w:rPr>
                <w:rStyle w:val="Hiperligao"/>
                <w:noProof/>
              </w:rPr>
              <w:fldChar w:fldCharType="end"/>
            </w:r>
          </w:ins>
        </w:p>
        <w:p w14:paraId="19843A86" w14:textId="0BF61E37" w:rsidR="007E1644" w:rsidRDefault="007E1644">
          <w:pPr>
            <w:pStyle w:val="ndice2"/>
            <w:tabs>
              <w:tab w:val="left" w:pos="960"/>
              <w:tab w:val="right" w:leader="dot" w:pos="8494"/>
            </w:tabs>
            <w:rPr>
              <w:ins w:id="58" w:author="Joca Pongolola" w:date="2026-06-16T18:21:00Z" w16du:dateUtc="2026-06-16T17:21:00Z"/>
              <w:noProof/>
              <w:lang w:eastAsia="pt-PT"/>
            </w:rPr>
          </w:pPr>
          <w:ins w:id="59"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"_Toc232526538"</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4.4</w:t>
            </w:r>
            <w:r>
              <w:rPr>
                <w:noProof/>
                <w:lang w:eastAsia="pt-PT"/>
              </w:rPr>
              <w:tab/>
            </w:r>
            <w:r w:rsidRPr="008F17E1">
              <w:rPr>
                <w:rStyle w:val="Hiperligao"/>
                <w:noProof/>
              </w:rPr>
              <w:t>Requisitos Não Funcionais</w:t>
            </w:r>
            <w:r>
              <w:rPr>
                <w:noProof/>
                <w:webHidden/>
              </w:rPr>
              <w:tab/>
            </w:r>
            <w:r>
              <w:rPr>
                <w:noProof/>
                <w:webHidden/>
              </w:rPr>
              <w:fldChar w:fldCharType="begin"/>
            </w:r>
            <w:r>
              <w:rPr>
                <w:noProof/>
                <w:webHidden/>
              </w:rPr>
              <w:instrText xml:space="preserve"> PAGEREF _Toc232526538 \h </w:instrText>
            </w:r>
            <w:r>
              <w:rPr>
                <w:noProof/>
                <w:webHidden/>
              </w:rPr>
            </w:r>
            <w:r>
              <w:rPr>
                <w:noProof/>
                <w:webHidden/>
              </w:rPr>
              <w:fldChar w:fldCharType="separate"/>
            </w:r>
            <w:r>
              <w:rPr>
                <w:noProof/>
                <w:webHidden/>
              </w:rPr>
              <w:t>23</w:t>
            </w:r>
            <w:r>
              <w:rPr>
                <w:noProof/>
                <w:webHidden/>
              </w:rPr>
              <w:fldChar w:fldCharType="end"/>
            </w:r>
            <w:r w:rsidRPr="008F17E1">
              <w:rPr>
                <w:rStyle w:val="Hiperligao"/>
                <w:noProof/>
              </w:rPr>
              <w:fldChar w:fldCharType="end"/>
            </w:r>
          </w:ins>
        </w:p>
        <w:p w14:paraId="00C5DFC7" w14:textId="0AFFB15B" w:rsidR="007E1644" w:rsidRDefault="007E1644">
          <w:pPr>
            <w:pStyle w:val="ndice2"/>
            <w:tabs>
              <w:tab w:val="left" w:pos="960"/>
              <w:tab w:val="right" w:leader="dot" w:pos="8494"/>
            </w:tabs>
            <w:rPr>
              <w:ins w:id="60" w:author="Joca Pongolola" w:date="2026-06-16T18:21:00Z" w16du:dateUtc="2026-06-16T17:21:00Z"/>
              <w:noProof/>
              <w:lang w:eastAsia="pt-PT"/>
            </w:rPr>
          </w:pPr>
          <w:ins w:id="61"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"_Toc232526539"</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4.5</w:t>
            </w:r>
            <w:r>
              <w:rPr>
                <w:noProof/>
                <w:lang w:eastAsia="pt-PT"/>
              </w:rPr>
              <w:tab/>
            </w:r>
            <w:r w:rsidRPr="008F17E1">
              <w:rPr>
                <w:rStyle w:val="Hiperligao"/>
                <w:noProof/>
              </w:rPr>
              <w:t>Arquitetura de Rede</w:t>
            </w:r>
            <w:r>
              <w:rPr>
                <w:noProof/>
                <w:webHidden/>
              </w:rPr>
              <w:tab/>
            </w:r>
            <w:r>
              <w:rPr>
                <w:noProof/>
                <w:webHidden/>
              </w:rPr>
              <w:fldChar w:fldCharType="begin"/>
            </w:r>
            <w:r>
              <w:rPr>
                <w:noProof/>
                <w:webHidden/>
              </w:rPr>
              <w:instrText xml:space="preserve"> PAGEREF _Toc232526539 \h </w:instrText>
            </w:r>
            <w:r>
              <w:rPr>
                <w:noProof/>
                <w:webHidden/>
              </w:rPr>
            </w:r>
            <w:r>
              <w:rPr>
                <w:noProof/>
                <w:webHidden/>
              </w:rPr>
              <w:fldChar w:fldCharType="separate"/>
            </w:r>
            <w:r>
              <w:rPr>
                <w:noProof/>
                <w:webHidden/>
              </w:rPr>
              <w:t>23</w:t>
            </w:r>
            <w:r>
              <w:rPr>
                <w:noProof/>
                <w:webHidden/>
              </w:rPr>
              <w:fldChar w:fldCharType="end"/>
            </w:r>
            <w:r w:rsidRPr="008F17E1">
              <w:rPr>
                <w:rStyle w:val="Hiperligao"/>
                <w:noProof/>
              </w:rPr>
              <w:fldChar w:fldCharType="end"/>
            </w:r>
          </w:ins>
        </w:p>
        <w:p w14:paraId="42269881" w14:textId="553E80EC" w:rsidR="007E1644" w:rsidRDefault="007E1644">
          <w:pPr>
            <w:pStyle w:val="ndice2"/>
            <w:tabs>
              <w:tab w:val="left" w:pos="960"/>
              <w:tab w:val="right" w:leader="dot" w:pos="8494"/>
            </w:tabs>
            <w:rPr>
              <w:ins w:id="62" w:author="Joca Pongolola" w:date="2026-06-16T18:21:00Z" w16du:dateUtc="2026-06-16T17:21:00Z"/>
              <w:noProof/>
              <w:lang w:eastAsia="pt-PT"/>
            </w:rPr>
          </w:pPr>
          <w:ins w:id="6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"_Toc232526540"</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4.6</w:t>
            </w:r>
            <w:r>
              <w:rPr>
                <w:noProof/>
                <w:lang w:eastAsia="pt-PT"/>
              </w:rPr>
              <w:tab/>
            </w:r>
            <w:r w:rsidRPr="008F17E1">
              <w:rPr>
                <w:rStyle w:val="Hiperligao"/>
                <w:noProof/>
              </w:rPr>
              <w:t>Diagrama de Casos de Uso</w:t>
            </w:r>
            <w:r>
              <w:rPr>
                <w:noProof/>
                <w:webHidden/>
              </w:rPr>
              <w:tab/>
            </w:r>
            <w:r>
              <w:rPr>
                <w:noProof/>
                <w:webHidden/>
              </w:rPr>
              <w:fldChar w:fldCharType="begin"/>
            </w:r>
            <w:r>
              <w:rPr>
                <w:noProof/>
                <w:webHidden/>
              </w:rPr>
              <w:instrText xml:space="preserve"> PAGEREF _Toc232526540 \h </w:instrText>
            </w:r>
            <w:r>
              <w:rPr>
                <w:noProof/>
                <w:webHidden/>
              </w:rPr>
            </w:r>
            <w:r>
              <w:rPr>
                <w:noProof/>
                <w:webHidden/>
              </w:rPr>
              <w:fldChar w:fldCharType="separate"/>
            </w:r>
            <w:r>
              <w:rPr>
                <w:noProof/>
                <w:webHidden/>
              </w:rPr>
              <w:t>25</w:t>
            </w:r>
            <w:r>
              <w:rPr>
                <w:noProof/>
                <w:webHidden/>
              </w:rPr>
              <w:fldChar w:fldCharType="end"/>
            </w:r>
            <w:r w:rsidRPr="008F17E1">
              <w:rPr>
                <w:rStyle w:val="Hiperligao"/>
                <w:noProof/>
              </w:rPr>
              <w:fldChar w:fldCharType="end"/>
            </w:r>
          </w:ins>
        </w:p>
        <w:p w14:paraId="5DB56414" w14:textId="36F30D9C" w:rsidR="007E1644" w:rsidRDefault="007E1644">
          <w:pPr>
            <w:pStyle w:val="ndice2"/>
            <w:tabs>
              <w:tab w:val="left" w:pos="960"/>
              <w:tab w:val="right" w:leader="dot" w:pos="8494"/>
            </w:tabs>
            <w:rPr>
              <w:ins w:id="64" w:author="Joca Pongolola" w:date="2026-06-16T18:21:00Z" w16du:dateUtc="2026-06-16T17:21:00Z"/>
              <w:noProof/>
              <w:lang w:eastAsia="pt-PT"/>
            </w:rPr>
          </w:pPr>
          <w:ins w:id="65" w:author="Joca Pongolola" w:date="2026-06-16T18:21:00Z" w16du:dateUtc="2026-06-16T17:21:00Z">
            <w:r w:rsidRPr="008F17E1">
              <w:rPr>
                <w:rStyle w:val="Hiperligao"/>
                <w:noProof/>
              </w:rPr>
              <w:lastRenderedPageBreak/>
              <w:fldChar w:fldCharType="begin"/>
            </w:r>
            <w:r w:rsidRPr="008F17E1">
              <w:rPr>
                <w:rStyle w:val="Hiperligao"/>
                <w:noProof/>
              </w:rPr>
              <w:instrText xml:space="preserve"> </w:instrText>
            </w:r>
            <w:r>
              <w:rPr>
                <w:noProof/>
              </w:rPr>
              <w:instrText>HYPERLINK \l "_Toc232526541"</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4.7</w:t>
            </w:r>
            <w:r>
              <w:rPr>
                <w:noProof/>
                <w:lang w:eastAsia="pt-PT"/>
              </w:rPr>
              <w:tab/>
            </w:r>
            <w:r w:rsidRPr="008F17E1">
              <w:rPr>
                <w:rStyle w:val="Hiperligao"/>
                <w:noProof/>
              </w:rPr>
              <w:t>Diagrama de classes</w:t>
            </w:r>
            <w:r>
              <w:rPr>
                <w:noProof/>
                <w:webHidden/>
              </w:rPr>
              <w:tab/>
            </w:r>
            <w:r>
              <w:rPr>
                <w:noProof/>
                <w:webHidden/>
              </w:rPr>
              <w:fldChar w:fldCharType="begin"/>
            </w:r>
            <w:r>
              <w:rPr>
                <w:noProof/>
                <w:webHidden/>
              </w:rPr>
              <w:instrText xml:space="preserve"> PAGEREF _Toc232526541 \h </w:instrText>
            </w:r>
            <w:r>
              <w:rPr>
                <w:noProof/>
                <w:webHidden/>
              </w:rPr>
            </w:r>
            <w:r>
              <w:rPr>
                <w:noProof/>
                <w:webHidden/>
              </w:rPr>
              <w:fldChar w:fldCharType="separate"/>
            </w:r>
            <w:r>
              <w:rPr>
                <w:noProof/>
                <w:webHidden/>
              </w:rPr>
              <w:t>31</w:t>
            </w:r>
            <w:r>
              <w:rPr>
                <w:noProof/>
                <w:webHidden/>
              </w:rPr>
              <w:fldChar w:fldCharType="end"/>
            </w:r>
            <w:r w:rsidRPr="008F17E1">
              <w:rPr>
                <w:rStyle w:val="Hiperligao"/>
                <w:noProof/>
              </w:rPr>
              <w:fldChar w:fldCharType="end"/>
            </w:r>
          </w:ins>
        </w:p>
        <w:p w14:paraId="12CD490E" w14:textId="1E20539D" w:rsidR="007E1644" w:rsidRDefault="007E1644">
          <w:pPr>
            <w:pStyle w:val="ndice2"/>
            <w:tabs>
              <w:tab w:val="left" w:pos="960"/>
              <w:tab w:val="right" w:leader="dot" w:pos="8494"/>
            </w:tabs>
            <w:rPr>
              <w:ins w:id="66" w:author="Joca Pongolola" w:date="2026-06-16T18:21:00Z" w16du:dateUtc="2026-06-16T17:21:00Z"/>
              <w:noProof/>
              <w:lang w:eastAsia="pt-PT"/>
            </w:rPr>
          </w:pPr>
          <w:ins w:id="67"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"_Toc232526542"</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4.8</w:t>
            </w:r>
            <w:r>
              <w:rPr>
                <w:noProof/>
                <w:lang w:eastAsia="pt-PT"/>
              </w:rPr>
              <w:tab/>
            </w:r>
            <w:r w:rsidRPr="008F17E1">
              <w:rPr>
                <w:rStyle w:val="Hiperligao"/>
                <w:noProof/>
              </w:rPr>
              <w:t>Modelo Entidade-Relacionamento (MER)</w:t>
            </w:r>
            <w:r>
              <w:rPr>
                <w:noProof/>
                <w:webHidden/>
              </w:rPr>
              <w:tab/>
            </w:r>
            <w:r>
              <w:rPr>
                <w:noProof/>
                <w:webHidden/>
              </w:rPr>
              <w:fldChar w:fldCharType="begin"/>
            </w:r>
            <w:r>
              <w:rPr>
                <w:noProof/>
                <w:webHidden/>
              </w:rPr>
              <w:instrText xml:space="preserve"> PAGEREF _Toc232526542 \h </w:instrText>
            </w:r>
            <w:r>
              <w:rPr>
                <w:noProof/>
                <w:webHidden/>
              </w:rPr>
            </w:r>
            <w:r>
              <w:rPr>
                <w:noProof/>
                <w:webHidden/>
              </w:rPr>
              <w:fldChar w:fldCharType="separate"/>
            </w:r>
            <w:r>
              <w:rPr>
                <w:noProof/>
                <w:webHidden/>
              </w:rPr>
              <w:t>32</w:t>
            </w:r>
            <w:r>
              <w:rPr>
                <w:noProof/>
                <w:webHidden/>
              </w:rPr>
              <w:fldChar w:fldCharType="end"/>
            </w:r>
            <w:r w:rsidRPr="008F17E1">
              <w:rPr>
                <w:rStyle w:val="Hiperligao"/>
                <w:noProof/>
              </w:rPr>
              <w:fldChar w:fldCharType="end"/>
            </w:r>
          </w:ins>
        </w:p>
        <w:p w14:paraId="6878663D" w14:textId="49CCED6B" w:rsidR="007E1644" w:rsidRDefault="007E1644">
          <w:pPr>
            <w:pStyle w:val="ndice2"/>
            <w:tabs>
              <w:tab w:val="left" w:pos="960"/>
              <w:tab w:val="right" w:leader="dot" w:pos="8494"/>
            </w:tabs>
            <w:rPr>
              <w:ins w:id="68" w:author="Joca Pongolola" w:date="2026-06-16T18:21:00Z" w16du:dateUtc="2026-06-16T17:21:00Z"/>
              <w:noProof/>
              <w:lang w:eastAsia="pt-PT"/>
            </w:rPr>
          </w:pPr>
          <w:ins w:id="69"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"_Toc232526543"</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4.9</w:t>
            </w:r>
            <w:r>
              <w:rPr>
                <w:noProof/>
                <w:lang w:eastAsia="pt-PT"/>
              </w:rPr>
              <w:tab/>
            </w:r>
            <w:r w:rsidRPr="008F17E1">
              <w:rPr>
                <w:rStyle w:val="Hiperligao"/>
                <w:noProof/>
              </w:rPr>
              <w:t>Diagrama de Base de Dados</w:t>
            </w:r>
            <w:r>
              <w:rPr>
                <w:noProof/>
                <w:webHidden/>
              </w:rPr>
              <w:tab/>
            </w:r>
            <w:r>
              <w:rPr>
                <w:noProof/>
                <w:webHidden/>
              </w:rPr>
              <w:fldChar w:fldCharType="begin"/>
            </w:r>
            <w:r>
              <w:rPr>
                <w:noProof/>
                <w:webHidden/>
              </w:rPr>
              <w:instrText xml:space="preserve"> PAGEREF _Toc232526543 \h </w:instrText>
            </w:r>
            <w:r>
              <w:rPr>
                <w:noProof/>
                <w:webHidden/>
              </w:rPr>
            </w:r>
            <w:r>
              <w:rPr>
                <w:noProof/>
                <w:webHidden/>
              </w:rPr>
              <w:fldChar w:fldCharType="separate"/>
            </w:r>
            <w:r>
              <w:rPr>
                <w:noProof/>
                <w:webHidden/>
              </w:rPr>
              <w:t>34</w:t>
            </w:r>
            <w:r>
              <w:rPr>
                <w:noProof/>
                <w:webHidden/>
              </w:rPr>
              <w:fldChar w:fldCharType="end"/>
            </w:r>
            <w:r w:rsidRPr="008F17E1">
              <w:rPr>
                <w:rStyle w:val="Hiperligao"/>
                <w:noProof/>
              </w:rPr>
              <w:fldChar w:fldCharType="end"/>
            </w:r>
          </w:ins>
        </w:p>
        <w:p w14:paraId="6DF72F4A" w14:textId="4BE95F9F" w:rsidR="007E1644" w:rsidRDefault="007E1644">
          <w:pPr>
            <w:pStyle w:val="ndice2"/>
            <w:tabs>
              <w:tab w:val="left" w:pos="960"/>
              <w:tab w:val="right" w:leader="dot" w:pos="8494"/>
            </w:tabs>
            <w:rPr>
              <w:ins w:id="70" w:author="Joca Pongolola" w:date="2026-06-16T18:21:00Z" w16du:dateUtc="2026-06-16T17:21:00Z"/>
              <w:noProof/>
              <w:lang w:eastAsia="pt-PT"/>
            </w:rPr>
          </w:pPr>
          <w:ins w:id="71"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"_Toc232526544"</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4.10</w:t>
            </w:r>
            <w:r>
              <w:rPr>
                <w:noProof/>
                <w:lang w:eastAsia="pt-PT"/>
              </w:rPr>
              <w:tab/>
            </w:r>
            <w:r w:rsidRPr="008F17E1">
              <w:rPr>
                <w:rStyle w:val="Hiperligao"/>
                <w:noProof/>
              </w:rPr>
              <w:t>Fluxograma do sistema</w:t>
            </w:r>
            <w:r>
              <w:rPr>
                <w:noProof/>
                <w:webHidden/>
              </w:rPr>
              <w:tab/>
            </w:r>
            <w:r>
              <w:rPr>
                <w:noProof/>
                <w:webHidden/>
              </w:rPr>
              <w:fldChar w:fldCharType="begin"/>
            </w:r>
            <w:r>
              <w:rPr>
                <w:noProof/>
                <w:webHidden/>
              </w:rPr>
              <w:instrText xml:space="preserve"> PAGEREF _Toc232526544 \h </w:instrText>
            </w:r>
            <w:r>
              <w:rPr>
                <w:noProof/>
                <w:webHidden/>
              </w:rPr>
            </w:r>
            <w:r>
              <w:rPr>
                <w:noProof/>
                <w:webHidden/>
              </w:rPr>
              <w:fldChar w:fldCharType="separate"/>
            </w:r>
            <w:r>
              <w:rPr>
                <w:noProof/>
                <w:webHidden/>
              </w:rPr>
              <w:t>35</w:t>
            </w:r>
            <w:r>
              <w:rPr>
                <w:noProof/>
                <w:webHidden/>
              </w:rPr>
              <w:fldChar w:fldCharType="end"/>
            </w:r>
            <w:r w:rsidRPr="008F17E1">
              <w:rPr>
                <w:rStyle w:val="Hiperligao"/>
                <w:noProof/>
              </w:rPr>
              <w:fldChar w:fldCharType="end"/>
            </w:r>
          </w:ins>
        </w:p>
        <w:p w14:paraId="3EDE10C2" w14:textId="2D4A2F3A" w:rsidR="007E1644" w:rsidRDefault="007E1644">
          <w:pPr>
            <w:pStyle w:val="ndice2"/>
            <w:tabs>
              <w:tab w:val="left" w:pos="960"/>
              <w:tab w:val="right" w:leader="dot" w:pos="8494"/>
            </w:tabs>
            <w:rPr>
              <w:ins w:id="72" w:author="Joca Pongolola" w:date="2026-06-16T18:21:00Z" w16du:dateUtc="2026-06-16T17:21:00Z"/>
              <w:noProof/>
              <w:lang w:eastAsia="pt-PT"/>
            </w:rPr>
          </w:pPr>
          <w:ins w:id="73" w:author="Joca Pongolola" w:date="2026-06-16T18:21:00Z" w16du:dateUtc="2026-06-16T17:21:00Z">
            <w:r w:rsidRPr="008F17E1">
              <w:rPr>
                <w:rStyle w:val="Hiperligao"/>
                <w:noProof/>
              </w:rPr>
              <w:fldChar w:fldCharType="begin"/>
            </w:r>
            <w:r w:rsidRPr="008F17E1">
              <w:rPr>
                <w:rStyle w:val="Hiperligao"/>
                <w:noProof/>
              </w:rPr>
              <w:instrText xml:space="preserve"> </w:instrText>
            </w:r>
            <w:r>
              <w:rPr>
                <w:noProof/>
              </w:rPr>
              <w:instrText>HYPERLINK \l "_Toc232526545"</w:instrText>
            </w:r>
            <w:r w:rsidRPr="008F17E1">
              <w:rPr>
                <w:rStyle w:val="Hiperligao"/>
                <w:noProof/>
              </w:rPr>
              <w:instrText xml:space="preserve"> </w:instrText>
            </w:r>
            <w:r w:rsidRPr="008F17E1">
              <w:rPr>
                <w:rStyle w:val="Hiperligao"/>
                <w:noProof/>
              </w:rPr>
            </w:r>
            <w:r w:rsidRPr="008F17E1">
              <w:rPr>
                <w:rStyle w:val="Hiperligao"/>
                <w:noProof/>
              </w:rPr>
              <w:fldChar w:fldCharType="separate"/>
            </w:r>
            <w:r w:rsidRPr="008F17E1">
              <w:rPr>
                <w:rStyle w:val="Hiperligao"/>
                <w:noProof/>
              </w:rPr>
              <w:t>4.11</w:t>
            </w:r>
            <w:r>
              <w:rPr>
                <w:noProof/>
                <w:lang w:eastAsia="pt-PT"/>
              </w:rPr>
              <w:tab/>
            </w:r>
            <w:r w:rsidRPr="008F17E1">
              <w:rPr>
                <w:rStyle w:val="Hiperligao"/>
                <w:noProof/>
              </w:rPr>
              <w:t>Implementação Do Sistema</w:t>
            </w:r>
            <w:r>
              <w:rPr>
                <w:noProof/>
                <w:webHidden/>
              </w:rPr>
              <w:tab/>
            </w:r>
            <w:r>
              <w:rPr>
                <w:noProof/>
                <w:webHidden/>
              </w:rPr>
              <w:fldChar w:fldCharType="begin"/>
            </w:r>
            <w:r>
              <w:rPr>
                <w:noProof/>
                <w:webHidden/>
              </w:rPr>
              <w:instrText xml:space="preserve"> PAGEREF _Toc232526545 \h </w:instrText>
            </w:r>
            <w:r>
              <w:rPr>
                <w:noProof/>
                <w:webHidden/>
              </w:rPr>
            </w:r>
            <w:r>
              <w:rPr>
                <w:noProof/>
                <w:webHidden/>
              </w:rPr>
              <w:fldChar w:fldCharType="separate"/>
            </w:r>
            <w:r>
              <w:rPr>
                <w:noProof/>
                <w:webHidden/>
              </w:rPr>
              <w:t>36</w:t>
            </w:r>
            <w:r>
              <w:rPr>
                <w:noProof/>
                <w:webHidden/>
              </w:rPr>
              <w:fldChar w:fldCharType="end"/>
            </w:r>
            <w:r w:rsidRPr="008F17E1">
              <w:rPr>
                <w:rStyle w:val="Hiperligao"/>
                <w:noProof/>
              </w:rPr>
              <w:fldChar w:fldCharType="end"/>
            </w:r>
          </w:ins>
        </w:p>
        <w:p w14:paraId="6835CB73" w14:textId="052C7677" w:rsidR="007E1644" w:rsidRDefault="007E1644">
          <w:pPr>
            <w:pStyle w:val="ndice1"/>
            <w:rPr>
              <w:ins w:id="74" w:author="Joca Pongolola" w:date="2026-06-16T18:21:00Z" w16du:dateUtc="2026-06-16T17:21:00Z"/>
              <w:rFonts w:asciiTheme="minorHAnsi" w:hAnsiTheme="minorHAnsi" w:cstheme="minorBidi"/>
              <w:b w:val="0"/>
              <w:bCs w:val="0"/>
              <w:lang w:eastAsia="pt-PT"/>
            </w:rPr>
          </w:pPr>
          <w:ins w:id="75"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"_Toc232526546"</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eastAsia="pt-PT"/>
              </w:rPr>
              <w:t>CAPÍTULO 5-TESTES E RESULTADOS NO SISTEMA</w:t>
            </w:r>
            <w:r>
              <w:rPr>
                <w:webHidden/>
              </w:rPr>
              <w:tab/>
            </w:r>
            <w:r>
              <w:rPr>
                <w:webHidden/>
              </w:rPr>
              <w:fldChar w:fldCharType="begin"/>
            </w:r>
            <w:r>
              <w:rPr>
                <w:webHidden/>
              </w:rPr>
              <w:instrText xml:space="preserve"> PAGEREF _Toc232526546 \h </w:instrText>
            </w:r>
            <w:r>
              <w:rPr>
                <w:webHidden/>
              </w:rPr>
            </w:r>
            <w:r>
              <w:rPr>
                <w:webHidden/>
              </w:rPr>
              <w:fldChar w:fldCharType="separate"/>
            </w:r>
            <w:r>
              <w:rPr>
                <w:webHidden/>
              </w:rPr>
              <w:t>41</w:t>
            </w:r>
            <w:r>
              <w:rPr>
                <w:webHidden/>
              </w:rPr>
              <w:fldChar w:fldCharType="end"/>
            </w:r>
            <w:r w:rsidRPr="008F17E1">
              <w:rPr>
                <w:rStyle w:val="Hiperligao"/>
              </w:rPr>
              <w:fldChar w:fldCharType="end"/>
            </w:r>
          </w:ins>
        </w:p>
        <w:p w14:paraId="72CAE6F9" w14:textId="695C4C19" w:rsidR="007E1644" w:rsidRDefault="007E1644">
          <w:pPr>
            <w:pStyle w:val="ndice1"/>
            <w:rPr>
              <w:ins w:id="76" w:author="Joca Pongolola" w:date="2026-06-16T18:21:00Z" w16du:dateUtc="2026-06-16T17:21:00Z"/>
              <w:rFonts w:asciiTheme="minorHAnsi" w:hAnsiTheme="minorHAnsi" w:cstheme="minorBidi"/>
              <w:b w:val="0"/>
              <w:bCs w:val="0"/>
              <w:lang w:eastAsia="pt-PT"/>
            </w:rPr>
          </w:pPr>
          <w:ins w:id="77"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"_Toc232526547"</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lang w:eastAsia="pt-PT"/>
              </w:rPr>
              <w:t>CAPÍTULO 6-CONCLUSÃO</w:t>
            </w:r>
            <w:r>
              <w:rPr>
                <w:webHidden/>
              </w:rPr>
              <w:tab/>
            </w:r>
            <w:r>
              <w:rPr>
                <w:webHidden/>
              </w:rPr>
              <w:fldChar w:fldCharType="begin"/>
            </w:r>
            <w:r>
              <w:rPr>
                <w:webHidden/>
              </w:rPr>
              <w:instrText xml:space="preserve"> PAGEREF _Toc232526547 \h </w:instrText>
            </w:r>
            <w:r>
              <w:rPr>
                <w:webHidden/>
              </w:rPr>
            </w:r>
            <w:r>
              <w:rPr>
                <w:webHidden/>
              </w:rPr>
              <w:fldChar w:fldCharType="separate"/>
            </w:r>
            <w:r>
              <w:rPr>
                <w:webHidden/>
              </w:rPr>
              <w:t>42</w:t>
            </w:r>
            <w:r>
              <w:rPr>
                <w:webHidden/>
              </w:rPr>
              <w:fldChar w:fldCharType="end"/>
            </w:r>
            <w:r w:rsidRPr="008F17E1">
              <w:rPr>
                <w:rStyle w:val="Hiperligao"/>
              </w:rPr>
              <w:fldChar w:fldCharType="end"/>
            </w:r>
          </w:ins>
        </w:p>
        <w:p w14:paraId="6D0BC362" w14:textId="7B51F143" w:rsidR="007E1644" w:rsidRDefault="007E1644">
          <w:pPr>
            <w:pStyle w:val="ndice1"/>
            <w:rPr>
              <w:ins w:id="78" w:author="Joca Pongolola" w:date="2026-06-16T18:21:00Z" w16du:dateUtc="2026-06-16T17:21:00Z"/>
              <w:rFonts w:asciiTheme="minorHAnsi" w:hAnsiTheme="minorHAnsi" w:cstheme="minorBidi"/>
              <w:b w:val="0"/>
              <w:bCs w:val="0"/>
              <w:lang w:eastAsia="pt-PT"/>
            </w:rPr>
          </w:pPr>
          <w:ins w:id="79" w:author="Joca Pongolola" w:date="2026-06-16T18:21:00Z" w16du:dateUtc="2026-06-16T17:21:00Z">
            <w:r w:rsidRPr="008F17E1">
              <w:rPr>
                <w:rStyle w:val="Hiperligao"/>
              </w:rPr>
              <w:fldChar w:fldCharType="begin"/>
            </w:r>
            <w:r w:rsidRPr="008F17E1">
              <w:rPr>
                <w:rStyle w:val="Hiperligao"/>
              </w:rPr>
              <w:instrText xml:space="preserve"> </w:instrText>
            </w:r>
            <w:r>
              <w:instrText>HYPERLINK \l "_Toc232526548"</w:instrText>
            </w:r>
            <w:r w:rsidRPr="008F17E1">
              <w:rPr>
                <w:rStyle w:val="Hiperligao"/>
              </w:rPr>
              <w:instrText xml:space="preserve"> </w:instrText>
            </w:r>
            <w:r w:rsidRPr="008F17E1">
              <w:rPr>
                <w:rStyle w:val="Hiperligao"/>
              </w:rPr>
            </w:r>
            <w:r w:rsidRPr="008F17E1">
              <w:rPr>
                <w:rStyle w:val="Hiperligao"/>
              </w:rPr>
              <w:fldChar w:fldCharType="separate"/>
            </w:r>
            <w:r w:rsidRPr="008F17E1">
              <w:rPr>
                <w:rStyle w:val="Hiperligao"/>
                <w:i/>
                <w:iCs/>
              </w:rPr>
              <w:t>REFERÊNCIAS BIBLIOGRÁFICAS</w:t>
            </w:r>
            <w:r>
              <w:rPr>
                <w:webHidden/>
              </w:rPr>
              <w:tab/>
            </w:r>
            <w:r>
              <w:rPr>
                <w:webHidden/>
              </w:rPr>
              <w:fldChar w:fldCharType="begin"/>
            </w:r>
            <w:r>
              <w:rPr>
                <w:webHidden/>
              </w:rPr>
              <w:instrText xml:space="preserve"> PAGEREF _Toc232526548 \h </w:instrText>
            </w:r>
            <w:r>
              <w:rPr>
                <w:webHidden/>
              </w:rPr>
            </w:r>
            <w:r>
              <w:rPr>
                <w:webHidden/>
              </w:rPr>
              <w:fldChar w:fldCharType="separate"/>
            </w:r>
            <w:r>
              <w:rPr>
                <w:webHidden/>
              </w:rPr>
              <w:t>43</w:t>
            </w:r>
            <w:r>
              <w:rPr>
                <w:webHidden/>
              </w:rPr>
              <w:fldChar w:fldCharType="end"/>
            </w:r>
            <w:r w:rsidRPr="008F17E1">
              <w:rPr>
                <w:rStyle w:val="Hiperligao"/>
              </w:rPr>
              <w:fldChar w:fldCharType="end"/>
            </w:r>
          </w:ins>
        </w:p>
        <w:p w14:paraId="004BBB12" w14:textId="77537A36" w:rsidR="00BE275B" w:rsidDel="007E1644" w:rsidRDefault="00BE275B">
          <w:pPr>
            <w:pStyle w:val="ndice1"/>
            <w:rPr>
              <w:del w:id="80" w:author="Joca Pongolola" w:date="2026-06-16T18:21:00Z" w16du:dateUtc="2026-06-16T17:21:00Z"/>
              <w:rFonts w:asciiTheme="minorHAnsi" w:hAnsiTheme="minorHAnsi" w:cstheme="minorBidi"/>
              <w:b w:val="0"/>
              <w:bCs w:val="0"/>
              <w:lang w:eastAsia="pt-PT"/>
            </w:rPr>
          </w:pPr>
          <w:del w:id="81" w:author="Joca Pongolola" w:date="2026-06-16T18:21:00Z" w16du:dateUtc="2026-06-16T17:21:00Z">
            <w:r w:rsidRPr="007E1644" w:rsidDel="007E1644">
              <w:rPr>
                <w:rStyle w:val="Hiperligao"/>
              </w:rPr>
              <w:delText>RESUMO</w:delText>
            </w:r>
            <w:r w:rsidDel="007E1644">
              <w:rPr>
                <w:webHidden/>
              </w:rPr>
              <w:tab/>
              <w:delText>3</w:delText>
            </w:r>
          </w:del>
        </w:p>
        <w:p w14:paraId="74544AF9" w14:textId="028E7ED5" w:rsidR="00BE275B" w:rsidDel="007E1644" w:rsidRDefault="00BE275B">
          <w:pPr>
            <w:pStyle w:val="ndice1"/>
            <w:rPr>
              <w:del w:id="82" w:author="Joca Pongolola" w:date="2026-06-16T18:21:00Z" w16du:dateUtc="2026-06-16T17:21:00Z"/>
              <w:rFonts w:asciiTheme="minorHAnsi" w:hAnsiTheme="minorHAnsi" w:cstheme="minorBidi"/>
              <w:b w:val="0"/>
              <w:bCs w:val="0"/>
              <w:lang w:eastAsia="pt-PT"/>
            </w:rPr>
          </w:pPr>
          <w:del w:id="83" w:author="Joca Pongolola" w:date="2026-06-16T18:21:00Z" w16du:dateUtc="2026-06-16T17:21:00Z">
            <w:r w:rsidRPr="007E1644" w:rsidDel="007E1644">
              <w:rPr>
                <w:rStyle w:val="Hiperligao"/>
                <w:lang w:val="en-US"/>
              </w:rPr>
              <w:delText>ABSTRACT</w:delText>
            </w:r>
            <w:r w:rsidDel="007E1644">
              <w:rPr>
                <w:webHidden/>
              </w:rPr>
              <w:tab/>
              <w:delText>4</w:delText>
            </w:r>
          </w:del>
        </w:p>
        <w:p w14:paraId="60CD28F4" w14:textId="4314BAA4" w:rsidR="00BE275B" w:rsidDel="007E1644" w:rsidRDefault="00BE275B">
          <w:pPr>
            <w:pStyle w:val="ndice1"/>
            <w:rPr>
              <w:del w:id="84" w:author="Joca Pongolola" w:date="2026-06-16T18:21:00Z" w16du:dateUtc="2026-06-16T17:21:00Z"/>
              <w:rFonts w:asciiTheme="minorHAnsi" w:hAnsiTheme="minorHAnsi" w:cstheme="minorBidi"/>
              <w:b w:val="0"/>
              <w:bCs w:val="0"/>
              <w:lang w:eastAsia="pt-PT"/>
            </w:rPr>
          </w:pPr>
          <w:del w:id="85" w:author="Joca Pongolola" w:date="2026-06-16T18:21:00Z" w16du:dateUtc="2026-06-16T17:21:00Z">
            <w:r w:rsidRPr="007E1644" w:rsidDel="007E1644">
              <w:rPr>
                <w:rStyle w:val="Hiperligao"/>
              </w:rPr>
              <w:delText>AGRADECIMENTOS</w:delText>
            </w:r>
            <w:r w:rsidDel="007E1644">
              <w:rPr>
                <w:webHidden/>
              </w:rPr>
              <w:tab/>
              <w:delText>5</w:delText>
            </w:r>
          </w:del>
        </w:p>
        <w:p w14:paraId="39A8FBC5" w14:textId="5ED807FB" w:rsidR="00BE275B" w:rsidDel="007E1644" w:rsidRDefault="00BE275B">
          <w:pPr>
            <w:pStyle w:val="ndice1"/>
            <w:rPr>
              <w:del w:id="86" w:author="Joca Pongolola" w:date="2026-06-16T18:21:00Z" w16du:dateUtc="2026-06-16T17:21:00Z"/>
              <w:rFonts w:asciiTheme="minorHAnsi" w:hAnsiTheme="minorHAnsi" w:cstheme="minorBidi"/>
              <w:b w:val="0"/>
              <w:bCs w:val="0"/>
              <w:lang w:eastAsia="pt-PT"/>
            </w:rPr>
          </w:pPr>
          <w:del w:id="87" w:author="Joca Pongolola" w:date="2026-06-16T18:21:00Z" w16du:dateUtc="2026-06-16T17:21:00Z">
            <w:r w:rsidRPr="007E1644" w:rsidDel="007E1644">
              <w:rPr>
                <w:rStyle w:val="Hiperligao"/>
                <w:lang w:val="pt-BR"/>
              </w:rPr>
              <w:delText>DEDICATÓRIA</w:delText>
            </w:r>
            <w:r w:rsidDel="007E1644">
              <w:rPr>
                <w:webHidden/>
              </w:rPr>
              <w:tab/>
              <w:delText>6</w:delText>
            </w:r>
          </w:del>
        </w:p>
        <w:p w14:paraId="22CF9A52" w14:textId="22A201A0" w:rsidR="00BE275B" w:rsidDel="007E1644" w:rsidRDefault="00BE275B">
          <w:pPr>
            <w:pStyle w:val="ndice1"/>
            <w:rPr>
              <w:del w:id="88" w:author="Joca Pongolola" w:date="2026-06-16T18:21:00Z" w16du:dateUtc="2026-06-16T17:21:00Z"/>
              <w:rFonts w:asciiTheme="minorHAnsi" w:hAnsiTheme="minorHAnsi" w:cstheme="minorBidi"/>
              <w:b w:val="0"/>
              <w:bCs w:val="0"/>
              <w:lang w:eastAsia="pt-PT"/>
            </w:rPr>
          </w:pPr>
          <w:del w:id="89" w:author="Joca Pongolola" w:date="2026-06-16T18:21:00Z" w16du:dateUtc="2026-06-16T17:21:00Z">
            <w:r w:rsidRPr="007E1644" w:rsidDel="007E1644">
              <w:rPr>
                <w:rStyle w:val="Hiperligao"/>
                <w:lang w:val="pt-BR"/>
              </w:rPr>
              <w:delText>LISTA DE SIGLAS E ABREVIATURAS</w:delText>
            </w:r>
            <w:r w:rsidDel="007E1644">
              <w:rPr>
                <w:webHidden/>
              </w:rPr>
              <w:tab/>
              <w:delText>7</w:delText>
            </w:r>
          </w:del>
        </w:p>
        <w:p w14:paraId="116008E5" w14:textId="5D2ED666" w:rsidR="00BE275B" w:rsidDel="007E1644" w:rsidRDefault="00BE275B">
          <w:pPr>
            <w:pStyle w:val="ndice1"/>
            <w:rPr>
              <w:del w:id="90" w:author="Joca Pongolola" w:date="2026-06-16T18:21:00Z" w16du:dateUtc="2026-06-16T17:21:00Z"/>
              <w:rFonts w:asciiTheme="minorHAnsi" w:hAnsiTheme="minorHAnsi" w:cstheme="minorBidi"/>
              <w:b w:val="0"/>
              <w:bCs w:val="0"/>
              <w:lang w:eastAsia="pt-PT"/>
            </w:rPr>
          </w:pPr>
          <w:del w:id="91" w:author="Joca Pongolola" w:date="2026-06-16T18:21:00Z" w16du:dateUtc="2026-06-16T17:21:00Z">
            <w:r w:rsidRPr="007E1644" w:rsidDel="007E1644">
              <w:rPr>
                <w:rStyle w:val="Hiperligao"/>
                <w:lang w:val="pt-BR"/>
              </w:rPr>
              <w:delText>INDICE</w:delText>
            </w:r>
            <w:r w:rsidDel="007E1644">
              <w:rPr>
                <w:webHidden/>
              </w:rPr>
              <w:tab/>
              <w:delText>8</w:delText>
            </w:r>
          </w:del>
        </w:p>
        <w:p w14:paraId="2C41E926" w14:textId="64FA2014" w:rsidR="00BE275B" w:rsidDel="007E1644" w:rsidRDefault="00BE275B">
          <w:pPr>
            <w:pStyle w:val="ndice1"/>
            <w:rPr>
              <w:del w:id="92" w:author="Joca Pongolola" w:date="2026-06-16T18:21:00Z" w16du:dateUtc="2026-06-16T17:21:00Z"/>
              <w:rFonts w:asciiTheme="minorHAnsi" w:hAnsiTheme="minorHAnsi" w:cstheme="minorBidi"/>
              <w:b w:val="0"/>
              <w:bCs w:val="0"/>
              <w:lang w:eastAsia="pt-PT"/>
            </w:rPr>
          </w:pPr>
          <w:del w:id="93" w:author="Joca Pongolola" w:date="2026-06-16T18:21:00Z" w16du:dateUtc="2026-06-16T17:21:00Z">
            <w:r w:rsidRPr="007E1644" w:rsidDel="007E1644">
              <w:rPr>
                <w:rStyle w:val="Hiperligao"/>
                <w:lang w:val="pt-BR"/>
              </w:rPr>
              <w:delText>INDÍCE DE FIGURAS</w:delText>
            </w:r>
            <w:r w:rsidDel="007E1644">
              <w:rPr>
                <w:webHidden/>
              </w:rPr>
              <w:tab/>
              <w:delText>10</w:delText>
            </w:r>
          </w:del>
        </w:p>
        <w:p w14:paraId="779A13DE" w14:textId="5E0AA286" w:rsidR="00BE275B" w:rsidDel="007E1644" w:rsidRDefault="00BE275B">
          <w:pPr>
            <w:pStyle w:val="ndice1"/>
            <w:rPr>
              <w:del w:id="94" w:author="Joca Pongolola" w:date="2026-06-16T18:21:00Z" w16du:dateUtc="2026-06-16T17:21:00Z"/>
              <w:rFonts w:asciiTheme="minorHAnsi" w:hAnsiTheme="minorHAnsi" w:cstheme="minorBidi"/>
              <w:b w:val="0"/>
              <w:bCs w:val="0"/>
              <w:lang w:eastAsia="pt-PT"/>
            </w:rPr>
          </w:pPr>
          <w:del w:id="95" w:author="Joca Pongolola" w:date="2026-06-16T18:21:00Z" w16du:dateUtc="2026-06-16T17:21:00Z">
            <w:r w:rsidRPr="007E1644" w:rsidDel="007E1644">
              <w:rPr>
                <w:rStyle w:val="Hiperligao"/>
              </w:rPr>
              <w:delText>CAPÍTULO 1 – INTRODUÇÃO</w:delText>
            </w:r>
            <w:r w:rsidDel="007E1644">
              <w:rPr>
                <w:webHidden/>
              </w:rPr>
              <w:tab/>
              <w:delText>11</w:delText>
            </w:r>
          </w:del>
        </w:p>
        <w:p w14:paraId="6CF92D46" w14:textId="10D076B1" w:rsidR="00BE275B" w:rsidDel="007E1644" w:rsidRDefault="00BE275B">
          <w:pPr>
            <w:pStyle w:val="ndice2"/>
            <w:tabs>
              <w:tab w:val="left" w:pos="960"/>
              <w:tab w:val="right" w:leader="dot" w:pos="8494"/>
            </w:tabs>
            <w:rPr>
              <w:del w:id="96" w:author="Joca Pongolola" w:date="2026-06-16T18:21:00Z" w16du:dateUtc="2026-06-16T17:21:00Z"/>
              <w:noProof/>
              <w:lang w:eastAsia="pt-PT"/>
            </w:rPr>
          </w:pPr>
          <w:del w:id="97" w:author="Joca Pongolola" w:date="2026-06-16T18:21:00Z" w16du:dateUtc="2026-06-16T17:21:00Z">
            <w:r w:rsidRPr="007E1644" w:rsidDel="007E1644">
              <w:rPr>
                <w:rStyle w:val="Hiperligao"/>
                <w:noProof/>
              </w:rPr>
              <w:delText>1.1</w:delText>
            </w:r>
            <w:r w:rsidDel="007E1644">
              <w:rPr>
                <w:noProof/>
                <w:lang w:eastAsia="pt-PT"/>
              </w:rPr>
              <w:tab/>
            </w:r>
            <w:r w:rsidRPr="007E1644" w:rsidDel="007E1644">
              <w:rPr>
                <w:rStyle w:val="Hiperligao"/>
                <w:noProof/>
              </w:rPr>
              <w:delText>Problema</w:delText>
            </w:r>
            <w:r w:rsidDel="007E1644">
              <w:rPr>
                <w:noProof/>
                <w:webHidden/>
              </w:rPr>
              <w:tab/>
              <w:delText>12</w:delText>
            </w:r>
          </w:del>
        </w:p>
        <w:p w14:paraId="2E4AB990" w14:textId="6D3DB2A2" w:rsidR="00BE275B" w:rsidDel="007E1644" w:rsidRDefault="00BE275B">
          <w:pPr>
            <w:pStyle w:val="ndice2"/>
            <w:tabs>
              <w:tab w:val="left" w:pos="960"/>
              <w:tab w:val="right" w:leader="dot" w:pos="8494"/>
            </w:tabs>
            <w:rPr>
              <w:del w:id="98" w:author="Joca Pongolola" w:date="2026-06-16T18:21:00Z" w16du:dateUtc="2026-06-16T17:21:00Z"/>
              <w:noProof/>
              <w:lang w:eastAsia="pt-PT"/>
            </w:rPr>
          </w:pPr>
          <w:del w:id="99" w:author="Joca Pongolola" w:date="2026-06-16T18:21:00Z" w16du:dateUtc="2026-06-16T17:21:00Z">
            <w:r w:rsidRPr="007E1644" w:rsidDel="007E1644">
              <w:rPr>
                <w:rStyle w:val="Hiperligao"/>
                <w:noProof/>
              </w:rPr>
              <w:delText>1.2</w:delText>
            </w:r>
            <w:r w:rsidDel="007E1644">
              <w:rPr>
                <w:noProof/>
                <w:lang w:eastAsia="pt-PT"/>
              </w:rPr>
              <w:tab/>
            </w:r>
            <w:r w:rsidRPr="007E1644" w:rsidDel="007E1644">
              <w:rPr>
                <w:rStyle w:val="Hiperligao"/>
                <w:noProof/>
              </w:rPr>
              <w:delText>Objetivo Geral</w:delText>
            </w:r>
            <w:r w:rsidDel="007E1644">
              <w:rPr>
                <w:noProof/>
                <w:webHidden/>
              </w:rPr>
              <w:tab/>
              <w:delText>13</w:delText>
            </w:r>
          </w:del>
        </w:p>
        <w:p w14:paraId="03BD88C8" w14:textId="31A69377" w:rsidR="00BE275B" w:rsidDel="007E1644" w:rsidRDefault="00BE275B">
          <w:pPr>
            <w:pStyle w:val="ndice2"/>
            <w:tabs>
              <w:tab w:val="left" w:pos="960"/>
              <w:tab w:val="right" w:leader="dot" w:pos="8494"/>
            </w:tabs>
            <w:rPr>
              <w:del w:id="100" w:author="Joca Pongolola" w:date="2026-06-16T18:21:00Z" w16du:dateUtc="2026-06-16T17:21:00Z"/>
              <w:noProof/>
              <w:lang w:eastAsia="pt-PT"/>
            </w:rPr>
          </w:pPr>
          <w:del w:id="101" w:author="Joca Pongolola" w:date="2026-06-16T18:21:00Z" w16du:dateUtc="2026-06-16T17:21:00Z">
            <w:r w:rsidRPr="007E1644" w:rsidDel="007E1644">
              <w:rPr>
                <w:rStyle w:val="Hiperligao"/>
                <w:noProof/>
              </w:rPr>
              <w:delText>1.3</w:delText>
            </w:r>
            <w:r w:rsidDel="007E1644">
              <w:rPr>
                <w:noProof/>
                <w:lang w:eastAsia="pt-PT"/>
              </w:rPr>
              <w:tab/>
            </w:r>
            <w:r w:rsidRPr="007E1644" w:rsidDel="007E1644">
              <w:rPr>
                <w:rStyle w:val="Hiperligao"/>
                <w:noProof/>
              </w:rPr>
              <w:delText>Objetivo Específico</w:delText>
            </w:r>
            <w:r w:rsidDel="007E1644">
              <w:rPr>
                <w:noProof/>
                <w:webHidden/>
              </w:rPr>
              <w:tab/>
              <w:delText>13</w:delText>
            </w:r>
          </w:del>
        </w:p>
        <w:p w14:paraId="19350E5D" w14:textId="72C6B0AE" w:rsidR="00BE275B" w:rsidDel="007E1644" w:rsidRDefault="00BE275B">
          <w:pPr>
            <w:pStyle w:val="ndice2"/>
            <w:tabs>
              <w:tab w:val="left" w:pos="960"/>
              <w:tab w:val="right" w:leader="dot" w:pos="8494"/>
            </w:tabs>
            <w:rPr>
              <w:del w:id="102" w:author="Joca Pongolola" w:date="2026-06-16T18:21:00Z" w16du:dateUtc="2026-06-16T17:21:00Z"/>
              <w:noProof/>
              <w:lang w:eastAsia="pt-PT"/>
            </w:rPr>
          </w:pPr>
          <w:del w:id="103" w:author="Joca Pongolola" w:date="2026-06-16T18:21:00Z" w16du:dateUtc="2026-06-16T17:21:00Z">
            <w:r w:rsidRPr="007E1644" w:rsidDel="007E1644">
              <w:rPr>
                <w:rStyle w:val="Hiperligao"/>
                <w:noProof/>
              </w:rPr>
              <w:delText>1.4</w:delText>
            </w:r>
            <w:r w:rsidDel="007E1644">
              <w:rPr>
                <w:noProof/>
                <w:lang w:eastAsia="pt-PT"/>
              </w:rPr>
              <w:tab/>
            </w:r>
            <w:r w:rsidRPr="007E1644" w:rsidDel="007E1644">
              <w:rPr>
                <w:rStyle w:val="Hiperligao"/>
                <w:noProof/>
              </w:rPr>
              <w:delText>Justificativa</w:delText>
            </w:r>
            <w:r w:rsidDel="007E1644">
              <w:rPr>
                <w:noProof/>
                <w:webHidden/>
              </w:rPr>
              <w:tab/>
              <w:delText>14</w:delText>
            </w:r>
          </w:del>
        </w:p>
        <w:p w14:paraId="2374D7FC" w14:textId="35378E1C" w:rsidR="00BE275B" w:rsidDel="007E1644" w:rsidRDefault="00BE275B">
          <w:pPr>
            <w:pStyle w:val="ndice1"/>
            <w:rPr>
              <w:del w:id="104" w:author="Joca Pongolola" w:date="2026-06-16T18:21:00Z" w16du:dateUtc="2026-06-16T17:21:00Z"/>
              <w:rFonts w:asciiTheme="minorHAnsi" w:hAnsiTheme="minorHAnsi" w:cstheme="minorBidi"/>
              <w:b w:val="0"/>
              <w:bCs w:val="0"/>
              <w:lang w:eastAsia="pt-PT"/>
            </w:rPr>
          </w:pPr>
          <w:del w:id="105" w:author="Joca Pongolola" w:date="2026-06-16T18:21:00Z" w16du:dateUtc="2026-06-16T17:21:00Z">
            <w:r w:rsidRPr="007E1644" w:rsidDel="007E1644">
              <w:rPr>
                <w:rStyle w:val="Hiperligao"/>
              </w:rPr>
              <w:delText>CAPÍTULO 2 – REVISÃO DA LITERATURA E ENQUADRAMENTO TEÓRICO</w:delText>
            </w:r>
            <w:r w:rsidDel="007E1644">
              <w:rPr>
                <w:webHidden/>
              </w:rPr>
              <w:tab/>
              <w:delText>15</w:delText>
            </w:r>
          </w:del>
        </w:p>
        <w:p w14:paraId="548E9BFD" w14:textId="5687A4C9" w:rsidR="00BE275B" w:rsidDel="007E1644" w:rsidRDefault="00BE275B">
          <w:pPr>
            <w:pStyle w:val="ndice2"/>
            <w:tabs>
              <w:tab w:val="left" w:pos="960"/>
              <w:tab w:val="right" w:leader="dot" w:pos="8494"/>
            </w:tabs>
            <w:rPr>
              <w:del w:id="106" w:author="Joca Pongolola" w:date="2026-06-16T18:21:00Z" w16du:dateUtc="2026-06-16T17:21:00Z"/>
              <w:noProof/>
              <w:lang w:eastAsia="pt-PT"/>
            </w:rPr>
          </w:pPr>
          <w:del w:id="107" w:author="Joca Pongolola" w:date="2026-06-16T18:21:00Z" w16du:dateUtc="2026-06-16T17:21:00Z">
            <w:r w:rsidRPr="007E1644" w:rsidDel="007E1644">
              <w:rPr>
                <w:rStyle w:val="Hiperligao"/>
                <w:noProof/>
              </w:rPr>
              <w:delText>2.1</w:delText>
            </w:r>
            <w:r w:rsidDel="007E1644">
              <w:rPr>
                <w:noProof/>
                <w:lang w:eastAsia="pt-PT"/>
              </w:rPr>
              <w:tab/>
            </w:r>
            <w:r w:rsidRPr="007E1644" w:rsidDel="007E1644">
              <w:rPr>
                <w:rStyle w:val="Hiperligao"/>
                <w:noProof/>
              </w:rPr>
              <w:delText>Sistemas De Informação</w:delText>
            </w:r>
            <w:r w:rsidDel="007E1644">
              <w:rPr>
                <w:noProof/>
                <w:webHidden/>
              </w:rPr>
              <w:tab/>
              <w:delText>15</w:delText>
            </w:r>
          </w:del>
        </w:p>
        <w:p w14:paraId="7E0310A6" w14:textId="34AA24CE" w:rsidR="00BE275B" w:rsidDel="007E1644" w:rsidRDefault="00BE275B">
          <w:pPr>
            <w:pStyle w:val="ndice2"/>
            <w:tabs>
              <w:tab w:val="left" w:pos="960"/>
              <w:tab w:val="right" w:leader="dot" w:pos="8494"/>
            </w:tabs>
            <w:rPr>
              <w:del w:id="108" w:author="Joca Pongolola" w:date="2026-06-16T18:21:00Z" w16du:dateUtc="2026-06-16T17:21:00Z"/>
              <w:noProof/>
              <w:lang w:eastAsia="pt-PT"/>
            </w:rPr>
          </w:pPr>
          <w:del w:id="109" w:author="Joca Pongolola" w:date="2026-06-16T18:21:00Z" w16du:dateUtc="2026-06-16T17:21:00Z">
            <w:r w:rsidRPr="007E1644" w:rsidDel="007E1644">
              <w:rPr>
                <w:rStyle w:val="Hiperligao"/>
                <w:noProof/>
              </w:rPr>
              <w:delText>2.2</w:delText>
            </w:r>
            <w:r w:rsidDel="007E1644">
              <w:rPr>
                <w:noProof/>
                <w:lang w:eastAsia="pt-PT"/>
              </w:rPr>
              <w:tab/>
            </w:r>
            <w:r w:rsidRPr="007E1644" w:rsidDel="007E1644">
              <w:rPr>
                <w:rStyle w:val="Hiperligao"/>
                <w:noProof/>
              </w:rPr>
              <w:delText>Sistemas Web</w:delText>
            </w:r>
            <w:r w:rsidDel="007E1644">
              <w:rPr>
                <w:noProof/>
                <w:webHidden/>
              </w:rPr>
              <w:tab/>
              <w:delText>16</w:delText>
            </w:r>
          </w:del>
        </w:p>
        <w:p w14:paraId="56A2A50B" w14:textId="66183A73" w:rsidR="00BE275B" w:rsidDel="007E1644" w:rsidRDefault="00BE275B">
          <w:pPr>
            <w:pStyle w:val="ndice2"/>
            <w:tabs>
              <w:tab w:val="left" w:pos="960"/>
              <w:tab w:val="right" w:leader="dot" w:pos="8494"/>
            </w:tabs>
            <w:rPr>
              <w:del w:id="110" w:author="Joca Pongolola" w:date="2026-06-16T18:21:00Z" w16du:dateUtc="2026-06-16T17:21:00Z"/>
              <w:noProof/>
              <w:lang w:eastAsia="pt-PT"/>
            </w:rPr>
          </w:pPr>
          <w:del w:id="111" w:author="Joca Pongolola" w:date="2026-06-16T18:21:00Z" w16du:dateUtc="2026-06-16T17:21:00Z">
            <w:r w:rsidRPr="007E1644" w:rsidDel="007E1644">
              <w:rPr>
                <w:rStyle w:val="Hiperligao"/>
                <w:noProof/>
              </w:rPr>
              <w:delText>2.3</w:delText>
            </w:r>
            <w:r w:rsidDel="007E1644">
              <w:rPr>
                <w:noProof/>
                <w:lang w:eastAsia="pt-PT"/>
              </w:rPr>
              <w:tab/>
            </w:r>
            <w:r w:rsidRPr="007E1644" w:rsidDel="007E1644">
              <w:rPr>
                <w:rStyle w:val="Hiperligao"/>
                <w:noProof/>
              </w:rPr>
              <w:delText>Microfinanças</w:delText>
            </w:r>
            <w:r w:rsidDel="007E1644">
              <w:rPr>
                <w:noProof/>
                <w:webHidden/>
              </w:rPr>
              <w:tab/>
              <w:delText>16</w:delText>
            </w:r>
          </w:del>
        </w:p>
        <w:p w14:paraId="38A270D6" w14:textId="6B3346A4" w:rsidR="00BE275B" w:rsidDel="007E1644" w:rsidRDefault="00BE275B">
          <w:pPr>
            <w:pStyle w:val="ndice2"/>
            <w:tabs>
              <w:tab w:val="left" w:pos="960"/>
              <w:tab w:val="right" w:leader="dot" w:pos="8494"/>
            </w:tabs>
            <w:rPr>
              <w:del w:id="112" w:author="Joca Pongolola" w:date="2026-06-16T18:21:00Z" w16du:dateUtc="2026-06-16T17:21:00Z"/>
              <w:noProof/>
              <w:lang w:eastAsia="pt-PT"/>
            </w:rPr>
          </w:pPr>
          <w:del w:id="113" w:author="Joca Pongolola" w:date="2026-06-16T18:21:00Z" w16du:dateUtc="2026-06-16T17:21:00Z">
            <w:r w:rsidRPr="007E1644" w:rsidDel="007E1644">
              <w:rPr>
                <w:rStyle w:val="Hiperligao"/>
                <w:noProof/>
              </w:rPr>
              <w:delText>2.4</w:delText>
            </w:r>
            <w:r w:rsidDel="007E1644">
              <w:rPr>
                <w:noProof/>
                <w:lang w:eastAsia="pt-PT"/>
              </w:rPr>
              <w:tab/>
            </w:r>
            <w:r w:rsidRPr="007E1644" w:rsidDel="007E1644">
              <w:rPr>
                <w:rStyle w:val="Hiperligao"/>
                <w:noProof/>
              </w:rPr>
              <w:delText>Gestão Das Operações De Microfinanças</w:delText>
            </w:r>
            <w:r w:rsidDel="007E1644">
              <w:rPr>
                <w:noProof/>
                <w:webHidden/>
              </w:rPr>
              <w:tab/>
              <w:delText>17</w:delText>
            </w:r>
          </w:del>
        </w:p>
        <w:p w14:paraId="4ACF936A" w14:textId="2C030B82" w:rsidR="00BE275B" w:rsidDel="007E1644" w:rsidRDefault="00BE275B">
          <w:pPr>
            <w:pStyle w:val="ndice2"/>
            <w:tabs>
              <w:tab w:val="left" w:pos="960"/>
              <w:tab w:val="right" w:leader="dot" w:pos="8494"/>
            </w:tabs>
            <w:rPr>
              <w:del w:id="114" w:author="Joca Pongolola" w:date="2026-06-16T18:21:00Z" w16du:dateUtc="2026-06-16T17:21:00Z"/>
              <w:noProof/>
              <w:lang w:eastAsia="pt-PT"/>
            </w:rPr>
          </w:pPr>
          <w:del w:id="115" w:author="Joca Pongolola" w:date="2026-06-16T18:21:00Z" w16du:dateUtc="2026-06-16T17:21:00Z">
            <w:r w:rsidRPr="007E1644" w:rsidDel="007E1644">
              <w:rPr>
                <w:rStyle w:val="Hiperligao"/>
                <w:noProof/>
              </w:rPr>
              <w:delText>2.5</w:delText>
            </w:r>
            <w:r w:rsidDel="007E1644">
              <w:rPr>
                <w:noProof/>
                <w:lang w:eastAsia="pt-PT"/>
              </w:rPr>
              <w:tab/>
            </w:r>
            <w:r w:rsidRPr="007E1644" w:rsidDel="007E1644">
              <w:rPr>
                <w:rStyle w:val="Hiperligao"/>
                <w:noProof/>
              </w:rPr>
              <w:delText>Bases de dados</w:delText>
            </w:r>
            <w:r w:rsidDel="007E1644">
              <w:rPr>
                <w:noProof/>
                <w:webHidden/>
              </w:rPr>
              <w:tab/>
              <w:delText>18</w:delText>
            </w:r>
          </w:del>
        </w:p>
        <w:p w14:paraId="185722E6" w14:textId="6B5B82E7" w:rsidR="00BE275B" w:rsidDel="007E1644" w:rsidRDefault="00BE275B">
          <w:pPr>
            <w:pStyle w:val="ndice2"/>
            <w:tabs>
              <w:tab w:val="left" w:pos="960"/>
              <w:tab w:val="right" w:leader="dot" w:pos="8494"/>
            </w:tabs>
            <w:rPr>
              <w:del w:id="116" w:author="Joca Pongolola" w:date="2026-06-16T18:21:00Z" w16du:dateUtc="2026-06-16T17:21:00Z"/>
              <w:noProof/>
              <w:lang w:eastAsia="pt-PT"/>
            </w:rPr>
          </w:pPr>
          <w:del w:id="117" w:author="Joca Pongolola" w:date="2026-06-16T18:21:00Z" w16du:dateUtc="2026-06-16T17:21:00Z">
            <w:r w:rsidRPr="007E1644" w:rsidDel="007E1644">
              <w:rPr>
                <w:rStyle w:val="Hiperligao"/>
                <w:noProof/>
              </w:rPr>
              <w:delText>2.6</w:delText>
            </w:r>
            <w:r w:rsidDel="007E1644">
              <w:rPr>
                <w:noProof/>
                <w:lang w:eastAsia="pt-PT"/>
              </w:rPr>
              <w:tab/>
            </w:r>
            <w:r w:rsidRPr="007E1644" w:rsidDel="007E1644">
              <w:rPr>
                <w:rStyle w:val="Hiperligao"/>
                <w:noProof/>
              </w:rPr>
              <w:delText>Tecnologias Utilizadas</w:delText>
            </w:r>
            <w:r w:rsidDel="007E1644">
              <w:rPr>
                <w:noProof/>
                <w:webHidden/>
              </w:rPr>
              <w:tab/>
              <w:delText>19</w:delText>
            </w:r>
          </w:del>
        </w:p>
        <w:p w14:paraId="61E29FC7" w14:textId="68E3D756" w:rsidR="00BE275B" w:rsidDel="007E1644" w:rsidRDefault="00BE275B">
          <w:pPr>
            <w:pStyle w:val="ndice2"/>
            <w:tabs>
              <w:tab w:val="left" w:pos="960"/>
              <w:tab w:val="right" w:leader="dot" w:pos="8494"/>
            </w:tabs>
            <w:rPr>
              <w:del w:id="118" w:author="Joca Pongolola" w:date="2026-06-16T18:21:00Z" w16du:dateUtc="2026-06-16T17:21:00Z"/>
              <w:noProof/>
              <w:lang w:eastAsia="pt-PT"/>
            </w:rPr>
          </w:pPr>
          <w:del w:id="119" w:author="Joca Pongolola" w:date="2026-06-16T18:21:00Z" w16du:dateUtc="2026-06-16T17:21:00Z">
            <w:r w:rsidRPr="007E1644" w:rsidDel="007E1644">
              <w:rPr>
                <w:rStyle w:val="Hiperligao"/>
                <w:noProof/>
              </w:rPr>
              <w:delText>2.7</w:delText>
            </w:r>
            <w:r w:rsidDel="007E1644">
              <w:rPr>
                <w:noProof/>
                <w:lang w:eastAsia="pt-PT"/>
              </w:rPr>
              <w:tab/>
            </w:r>
            <w:r w:rsidRPr="007E1644" w:rsidDel="007E1644">
              <w:rPr>
                <w:rStyle w:val="Hiperligao"/>
                <w:noProof/>
              </w:rPr>
              <w:delText>Síntese do capítulo</w:delText>
            </w:r>
            <w:r w:rsidDel="007E1644">
              <w:rPr>
                <w:noProof/>
                <w:webHidden/>
              </w:rPr>
              <w:tab/>
              <w:delText>20</w:delText>
            </w:r>
          </w:del>
        </w:p>
        <w:p w14:paraId="4E188769" w14:textId="5C8CA56D" w:rsidR="00BE275B" w:rsidDel="007E1644" w:rsidRDefault="00BE275B">
          <w:pPr>
            <w:pStyle w:val="ndice2"/>
            <w:tabs>
              <w:tab w:val="left" w:pos="960"/>
              <w:tab w:val="right" w:leader="dot" w:pos="8494"/>
            </w:tabs>
            <w:rPr>
              <w:del w:id="120" w:author="Joca Pongolola" w:date="2026-06-16T18:21:00Z" w16du:dateUtc="2026-06-16T17:21:00Z"/>
              <w:noProof/>
              <w:lang w:eastAsia="pt-PT"/>
            </w:rPr>
          </w:pPr>
          <w:del w:id="121" w:author="Joca Pongolola" w:date="2026-06-16T18:21:00Z" w16du:dateUtc="2026-06-16T17:21:00Z">
            <w:r w:rsidRPr="007E1644" w:rsidDel="007E1644">
              <w:rPr>
                <w:rStyle w:val="Hiperligao"/>
                <w:noProof/>
              </w:rPr>
              <w:delText>2.8</w:delText>
            </w:r>
            <w:r w:rsidDel="007E1644">
              <w:rPr>
                <w:noProof/>
                <w:lang w:eastAsia="pt-PT"/>
              </w:rPr>
              <w:tab/>
            </w:r>
            <w:r w:rsidRPr="007E1644" w:rsidDel="007E1644">
              <w:rPr>
                <w:rStyle w:val="Hiperligao"/>
                <w:noProof/>
              </w:rPr>
              <w:delText>Problemática</w:delText>
            </w:r>
            <w:r w:rsidDel="007E1644">
              <w:rPr>
                <w:noProof/>
                <w:webHidden/>
              </w:rPr>
              <w:tab/>
              <w:delText>20</w:delText>
            </w:r>
          </w:del>
        </w:p>
        <w:p w14:paraId="1E0F9320" w14:textId="6884F76B" w:rsidR="00BE275B" w:rsidDel="007E1644" w:rsidRDefault="00BE275B">
          <w:pPr>
            <w:pStyle w:val="ndice1"/>
            <w:rPr>
              <w:del w:id="122" w:author="Joca Pongolola" w:date="2026-06-16T18:21:00Z" w16du:dateUtc="2026-06-16T17:21:00Z"/>
              <w:rFonts w:asciiTheme="minorHAnsi" w:hAnsiTheme="minorHAnsi" w:cstheme="minorBidi"/>
              <w:b w:val="0"/>
              <w:bCs w:val="0"/>
              <w:lang w:eastAsia="pt-PT"/>
            </w:rPr>
          </w:pPr>
          <w:del w:id="123" w:author="Joca Pongolola" w:date="2026-06-16T18:21:00Z" w16du:dateUtc="2026-06-16T17:21:00Z">
            <w:r w:rsidRPr="007E1644" w:rsidDel="007E1644">
              <w:rPr>
                <w:rStyle w:val="Hiperligao"/>
              </w:rPr>
              <w:delText>CAPÍTULO 3-METODOLOGIA</w:delText>
            </w:r>
            <w:r w:rsidDel="007E1644">
              <w:rPr>
                <w:webHidden/>
              </w:rPr>
              <w:tab/>
              <w:delText>21</w:delText>
            </w:r>
          </w:del>
        </w:p>
        <w:p w14:paraId="568BED25" w14:textId="3483B2DB" w:rsidR="00BE275B" w:rsidDel="007E1644" w:rsidRDefault="00BE275B">
          <w:pPr>
            <w:pStyle w:val="ndice1"/>
            <w:rPr>
              <w:del w:id="124" w:author="Joca Pongolola" w:date="2026-06-16T18:21:00Z" w16du:dateUtc="2026-06-16T17:21:00Z"/>
              <w:rFonts w:asciiTheme="minorHAnsi" w:hAnsiTheme="minorHAnsi" w:cstheme="minorBidi"/>
              <w:b w:val="0"/>
              <w:bCs w:val="0"/>
              <w:lang w:eastAsia="pt-PT"/>
            </w:rPr>
          </w:pPr>
          <w:del w:id="125" w:author="Joca Pongolola" w:date="2026-06-16T18:21:00Z" w16du:dateUtc="2026-06-16T17:21:00Z">
            <w:r w:rsidRPr="007E1644" w:rsidDel="007E1644">
              <w:rPr>
                <w:rStyle w:val="Hiperligao"/>
                <w:lang w:eastAsia="pt-PT"/>
              </w:rPr>
              <w:delText>CAPÍTULO 4-ANALISE E DESENVOLVIMENTO DO SISTEMA</w:delText>
            </w:r>
            <w:r w:rsidDel="007E1644">
              <w:rPr>
                <w:webHidden/>
              </w:rPr>
              <w:tab/>
              <w:delText>22</w:delText>
            </w:r>
          </w:del>
        </w:p>
        <w:p w14:paraId="511578F6" w14:textId="31570CEB" w:rsidR="00BE275B" w:rsidDel="007E1644" w:rsidRDefault="00BE275B">
          <w:pPr>
            <w:pStyle w:val="ndice2"/>
            <w:tabs>
              <w:tab w:val="left" w:pos="960"/>
              <w:tab w:val="right" w:leader="dot" w:pos="8494"/>
            </w:tabs>
            <w:rPr>
              <w:del w:id="126" w:author="Joca Pongolola" w:date="2026-06-16T18:21:00Z" w16du:dateUtc="2026-06-16T17:21:00Z"/>
              <w:noProof/>
              <w:lang w:eastAsia="pt-PT"/>
            </w:rPr>
          </w:pPr>
          <w:del w:id="127" w:author="Joca Pongolola" w:date="2026-06-16T18:21:00Z" w16du:dateUtc="2026-06-16T17:21:00Z">
            <w:r w:rsidRPr="007E1644" w:rsidDel="007E1644">
              <w:rPr>
                <w:rStyle w:val="Hiperligao"/>
                <w:noProof/>
              </w:rPr>
              <w:delText>4.1</w:delText>
            </w:r>
            <w:r w:rsidDel="007E1644">
              <w:rPr>
                <w:noProof/>
                <w:lang w:eastAsia="pt-PT"/>
              </w:rPr>
              <w:tab/>
            </w:r>
            <w:r w:rsidRPr="007E1644" w:rsidDel="007E1644">
              <w:rPr>
                <w:rStyle w:val="Hiperligao"/>
                <w:noProof/>
              </w:rPr>
              <w:delText>levantamento De Requisitos Do Sistema Kixicrédito</w:delText>
            </w:r>
            <w:r w:rsidDel="007E1644">
              <w:rPr>
                <w:noProof/>
                <w:webHidden/>
              </w:rPr>
              <w:tab/>
              <w:delText>22</w:delText>
            </w:r>
          </w:del>
        </w:p>
        <w:p w14:paraId="3FCE4B03" w14:textId="11A8F292" w:rsidR="00BE275B" w:rsidDel="007E1644" w:rsidRDefault="00BE275B">
          <w:pPr>
            <w:pStyle w:val="ndice2"/>
            <w:tabs>
              <w:tab w:val="left" w:pos="960"/>
              <w:tab w:val="right" w:leader="dot" w:pos="8494"/>
            </w:tabs>
            <w:rPr>
              <w:del w:id="128" w:author="Joca Pongolola" w:date="2026-06-16T18:21:00Z" w16du:dateUtc="2026-06-16T17:21:00Z"/>
              <w:noProof/>
              <w:lang w:eastAsia="pt-PT"/>
            </w:rPr>
          </w:pPr>
          <w:del w:id="129" w:author="Joca Pongolola" w:date="2026-06-16T18:21:00Z" w16du:dateUtc="2026-06-16T17:21:00Z">
            <w:r w:rsidRPr="007E1644" w:rsidDel="007E1644">
              <w:rPr>
                <w:rStyle w:val="Hiperligao"/>
                <w:noProof/>
              </w:rPr>
              <w:delText>4.2</w:delText>
            </w:r>
            <w:r w:rsidDel="007E1644">
              <w:rPr>
                <w:noProof/>
                <w:lang w:eastAsia="pt-PT"/>
              </w:rPr>
              <w:tab/>
            </w:r>
            <w:r w:rsidRPr="007E1644" w:rsidDel="007E1644">
              <w:rPr>
                <w:rStyle w:val="Hiperligao"/>
                <w:noProof/>
              </w:rPr>
              <w:delText>Objetivos Do Sistema</w:delText>
            </w:r>
            <w:r w:rsidDel="007E1644">
              <w:rPr>
                <w:noProof/>
                <w:webHidden/>
              </w:rPr>
              <w:tab/>
              <w:delText>22</w:delText>
            </w:r>
          </w:del>
        </w:p>
        <w:p w14:paraId="68207D2A" w14:textId="60C218AC" w:rsidR="00BE275B" w:rsidDel="007E1644" w:rsidRDefault="00BE275B">
          <w:pPr>
            <w:pStyle w:val="ndice2"/>
            <w:tabs>
              <w:tab w:val="left" w:pos="960"/>
              <w:tab w:val="right" w:leader="dot" w:pos="8494"/>
            </w:tabs>
            <w:rPr>
              <w:del w:id="130" w:author="Joca Pongolola" w:date="2026-06-16T18:21:00Z" w16du:dateUtc="2026-06-16T17:21:00Z"/>
              <w:noProof/>
              <w:lang w:eastAsia="pt-PT"/>
            </w:rPr>
          </w:pPr>
          <w:del w:id="131" w:author="Joca Pongolola" w:date="2026-06-16T18:21:00Z" w16du:dateUtc="2026-06-16T17:21:00Z">
            <w:r w:rsidRPr="007E1644" w:rsidDel="007E1644">
              <w:rPr>
                <w:rStyle w:val="Hiperligao"/>
                <w:noProof/>
              </w:rPr>
              <w:delText>4.3</w:delText>
            </w:r>
            <w:r w:rsidDel="007E1644">
              <w:rPr>
                <w:noProof/>
                <w:lang w:eastAsia="pt-PT"/>
              </w:rPr>
              <w:tab/>
            </w:r>
            <w:r w:rsidRPr="007E1644" w:rsidDel="007E1644">
              <w:rPr>
                <w:rStyle w:val="Hiperligao"/>
                <w:noProof/>
              </w:rPr>
              <w:delText>Requisitos Funcionais</w:delText>
            </w:r>
            <w:r w:rsidDel="007E1644">
              <w:rPr>
                <w:noProof/>
                <w:webHidden/>
              </w:rPr>
              <w:tab/>
              <w:delText>22</w:delText>
            </w:r>
          </w:del>
        </w:p>
        <w:p w14:paraId="416EB49C" w14:textId="45615BBB" w:rsidR="00BE275B" w:rsidDel="007E1644" w:rsidRDefault="00BE275B">
          <w:pPr>
            <w:pStyle w:val="ndice2"/>
            <w:tabs>
              <w:tab w:val="left" w:pos="960"/>
              <w:tab w:val="right" w:leader="dot" w:pos="8494"/>
            </w:tabs>
            <w:rPr>
              <w:del w:id="132" w:author="Joca Pongolola" w:date="2026-06-16T18:21:00Z" w16du:dateUtc="2026-06-16T17:21:00Z"/>
              <w:noProof/>
              <w:lang w:eastAsia="pt-PT"/>
            </w:rPr>
          </w:pPr>
          <w:del w:id="133" w:author="Joca Pongolola" w:date="2026-06-16T18:21:00Z" w16du:dateUtc="2026-06-16T17:21:00Z">
            <w:r w:rsidRPr="007E1644" w:rsidDel="007E1644">
              <w:rPr>
                <w:rStyle w:val="Hiperligao"/>
                <w:noProof/>
              </w:rPr>
              <w:delText>4.4</w:delText>
            </w:r>
            <w:r w:rsidDel="007E1644">
              <w:rPr>
                <w:noProof/>
                <w:lang w:eastAsia="pt-PT"/>
              </w:rPr>
              <w:tab/>
            </w:r>
            <w:r w:rsidRPr="007E1644" w:rsidDel="007E1644">
              <w:rPr>
                <w:rStyle w:val="Hiperligao"/>
                <w:noProof/>
              </w:rPr>
              <w:delText>Requisitos Não Funcionais</w:delText>
            </w:r>
            <w:r w:rsidDel="007E1644">
              <w:rPr>
                <w:noProof/>
                <w:webHidden/>
              </w:rPr>
              <w:tab/>
              <w:delText>23</w:delText>
            </w:r>
          </w:del>
        </w:p>
        <w:p w14:paraId="4F13A448" w14:textId="214CCDDA" w:rsidR="00BE275B" w:rsidDel="007E1644" w:rsidRDefault="00BE275B">
          <w:pPr>
            <w:pStyle w:val="ndice2"/>
            <w:tabs>
              <w:tab w:val="left" w:pos="960"/>
              <w:tab w:val="right" w:leader="dot" w:pos="8494"/>
            </w:tabs>
            <w:rPr>
              <w:del w:id="134" w:author="Joca Pongolola" w:date="2026-06-16T18:21:00Z" w16du:dateUtc="2026-06-16T17:21:00Z"/>
              <w:noProof/>
              <w:lang w:eastAsia="pt-PT"/>
            </w:rPr>
          </w:pPr>
          <w:del w:id="135" w:author="Joca Pongolola" w:date="2026-06-16T18:21:00Z" w16du:dateUtc="2026-06-16T17:21:00Z">
            <w:r w:rsidRPr="007E1644" w:rsidDel="007E1644">
              <w:rPr>
                <w:rStyle w:val="Hiperligao"/>
                <w:noProof/>
              </w:rPr>
              <w:delText>4.5</w:delText>
            </w:r>
            <w:r w:rsidDel="007E1644">
              <w:rPr>
                <w:noProof/>
                <w:lang w:eastAsia="pt-PT"/>
              </w:rPr>
              <w:tab/>
            </w:r>
            <w:r w:rsidRPr="007E1644" w:rsidDel="007E1644">
              <w:rPr>
                <w:rStyle w:val="Hiperligao"/>
                <w:noProof/>
              </w:rPr>
              <w:delText>Arquitetura de Rede</w:delText>
            </w:r>
            <w:r w:rsidDel="007E1644">
              <w:rPr>
                <w:noProof/>
                <w:webHidden/>
              </w:rPr>
              <w:tab/>
              <w:delText>23</w:delText>
            </w:r>
          </w:del>
        </w:p>
        <w:p w14:paraId="3F922F4E" w14:textId="2B8364C7" w:rsidR="00BE275B" w:rsidDel="007E1644" w:rsidRDefault="00BE275B">
          <w:pPr>
            <w:pStyle w:val="ndice2"/>
            <w:tabs>
              <w:tab w:val="left" w:pos="960"/>
              <w:tab w:val="right" w:leader="dot" w:pos="8494"/>
            </w:tabs>
            <w:rPr>
              <w:del w:id="136" w:author="Joca Pongolola" w:date="2026-06-16T18:21:00Z" w16du:dateUtc="2026-06-16T17:21:00Z"/>
              <w:noProof/>
              <w:lang w:eastAsia="pt-PT"/>
            </w:rPr>
          </w:pPr>
          <w:del w:id="137" w:author="Joca Pongolola" w:date="2026-06-16T18:21:00Z" w16du:dateUtc="2026-06-16T17:21:00Z">
            <w:r w:rsidRPr="007E1644" w:rsidDel="007E1644">
              <w:rPr>
                <w:rStyle w:val="Hiperligao"/>
                <w:noProof/>
              </w:rPr>
              <w:delText>4.6</w:delText>
            </w:r>
            <w:r w:rsidDel="007E1644">
              <w:rPr>
                <w:noProof/>
                <w:lang w:eastAsia="pt-PT"/>
              </w:rPr>
              <w:tab/>
            </w:r>
            <w:r w:rsidRPr="007E1644" w:rsidDel="007E1644">
              <w:rPr>
                <w:rStyle w:val="Hiperligao"/>
                <w:noProof/>
              </w:rPr>
              <w:delText>Diagrama de Casos de Uso</w:delText>
            </w:r>
            <w:r w:rsidDel="007E1644">
              <w:rPr>
                <w:noProof/>
                <w:webHidden/>
              </w:rPr>
              <w:tab/>
              <w:delText>25</w:delText>
            </w:r>
          </w:del>
        </w:p>
        <w:p w14:paraId="662D924F" w14:textId="7A3FC97B" w:rsidR="00BE275B" w:rsidDel="007E1644" w:rsidRDefault="00BE275B">
          <w:pPr>
            <w:pStyle w:val="ndice2"/>
            <w:tabs>
              <w:tab w:val="left" w:pos="960"/>
              <w:tab w:val="right" w:leader="dot" w:pos="8494"/>
            </w:tabs>
            <w:rPr>
              <w:del w:id="138" w:author="Joca Pongolola" w:date="2026-06-16T18:21:00Z" w16du:dateUtc="2026-06-16T17:21:00Z"/>
              <w:noProof/>
              <w:lang w:eastAsia="pt-PT"/>
            </w:rPr>
          </w:pPr>
          <w:del w:id="139" w:author="Joca Pongolola" w:date="2026-06-16T18:21:00Z" w16du:dateUtc="2026-06-16T17:21:00Z">
            <w:r w:rsidRPr="007E1644" w:rsidDel="007E1644">
              <w:rPr>
                <w:rStyle w:val="Hiperligao"/>
                <w:noProof/>
              </w:rPr>
              <w:delText>4.7</w:delText>
            </w:r>
            <w:r w:rsidDel="007E1644">
              <w:rPr>
                <w:noProof/>
                <w:lang w:eastAsia="pt-PT"/>
              </w:rPr>
              <w:tab/>
            </w:r>
            <w:r w:rsidRPr="007E1644" w:rsidDel="007E1644">
              <w:rPr>
                <w:rStyle w:val="Hiperligao"/>
                <w:noProof/>
              </w:rPr>
              <w:delText>Diagrama de classes</w:delText>
            </w:r>
            <w:r w:rsidDel="007E1644">
              <w:rPr>
                <w:noProof/>
                <w:webHidden/>
              </w:rPr>
              <w:tab/>
              <w:delText>31</w:delText>
            </w:r>
          </w:del>
        </w:p>
        <w:p w14:paraId="7D52CBC5" w14:textId="658EE15E" w:rsidR="00BE275B" w:rsidDel="007E1644" w:rsidRDefault="00BE275B">
          <w:pPr>
            <w:pStyle w:val="ndice2"/>
            <w:tabs>
              <w:tab w:val="left" w:pos="960"/>
              <w:tab w:val="right" w:leader="dot" w:pos="8494"/>
            </w:tabs>
            <w:rPr>
              <w:del w:id="140" w:author="Joca Pongolola" w:date="2026-06-16T18:21:00Z" w16du:dateUtc="2026-06-16T17:21:00Z"/>
              <w:noProof/>
              <w:lang w:eastAsia="pt-PT"/>
            </w:rPr>
          </w:pPr>
          <w:del w:id="141" w:author="Joca Pongolola" w:date="2026-06-16T18:21:00Z" w16du:dateUtc="2026-06-16T17:21:00Z">
            <w:r w:rsidRPr="007E1644" w:rsidDel="007E1644">
              <w:rPr>
                <w:rStyle w:val="Hiperligao"/>
                <w:noProof/>
              </w:rPr>
              <w:delText>4.8</w:delText>
            </w:r>
            <w:r w:rsidDel="007E1644">
              <w:rPr>
                <w:noProof/>
                <w:lang w:eastAsia="pt-PT"/>
              </w:rPr>
              <w:tab/>
            </w:r>
            <w:r w:rsidRPr="007E1644" w:rsidDel="007E1644">
              <w:rPr>
                <w:rStyle w:val="Hiperligao"/>
                <w:noProof/>
              </w:rPr>
              <w:delText>Modelo Entidade-Relacionamento (MER)</w:delText>
            </w:r>
            <w:r w:rsidDel="007E1644">
              <w:rPr>
                <w:noProof/>
                <w:webHidden/>
              </w:rPr>
              <w:tab/>
              <w:delText>32</w:delText>
            </w:r>
          </w:del>
        </w:p>
        <w:p w14:paraId="6C60340F" w14:textId="0345EE09" w:rsidR="00BE275B" w:rsidDel="007E1644" w:rsidRDefault="00BE275B">
          <w:pPr>
            <w:pStyle w:val="ndice2"/>
            <w:tabs>
              <w:tab w:val="left" w:pos="960"/>
              <w:tab w:val="right" w:leader="dot" w:pos="8494"/>
            </w:tabs>
            <w:rPr>
              <w:del w:id="142" w:author="Joca Pongolola" w:date="2026-06-16T18:21:00Z" w16du:dateUtc="2026-06-16T17:21:00Z"/>
              <w:noProof/>
              <w:lang w:eastAsia="pt-PT"/>
            </w:rPr>
          </w:pPr>
          <w:del w:id="143" w:author="Joca Pongolola" w:date="2026-06-16T18:21:00Z" w16du:dateUtc="2026-06-16T17:21:00Z">
            <w:r w:rsidRPr="007E1644" w:rsidDel="007E1644">
              <w:rPr>
                <w:rStyle w:val="Hiperligao"/>
                <w:noProof/>
              </w:rPr>
              <w:delText>4.9</w:delText>
            </w:r>
            <w:r w:rsidDel="007E1644">
              <w:rPr>
                <w:noProof/>
                <w:lang w:eastAsia="pt-PT"/>
              </w:rPr>
              <w:tab/>
            </w:r>
            <w:r w:rsidRPr="007E1644" w:rsidDel="007E1644">
              <w:rPr>
                <w:rStyle w:val="Hiperligao"/>
                <w:noProof/>
              </w:rPr>
              <w:delText>Diagrama de Base de Dados</w:delText>
            </w:r>
            <w:r w:rsidDel="007E1644">
              <w:rPr>
                <w:noProof/>
                <w:webHidden/>
              </w:rPr>
              <w:tab/>
              <w:delText>34</w:delText>
            </w:r>
          </w:del>
        </w:p>
        <w:p w14:paraId="41BA0814" w14:textId="11E95C31" w:rsidR="00BE275B" w:rsidDel="007E1644" w:rsidRDefault="00BE275B">
          <w:pPr>
            <w:pStyle w:val="ndice2"/>
            <w:tabs>
              <w:tab w:val="left" w:pos="960"/>
              <w:tab w:val="right" w:leader="dot" w:pos="8494"/>
            </w:tabs>
            <w:rPr>
              <w:del w:id="144" w:author="Joca Pongolola" w:date="2026-06-16T18:21:00Z" w16du:dateUtc="2026-06-16T17:21:00Z"/>
              <w:noProof/>
              <w:lang w:eastAsia="pt-PT"/>
            </w:rPr>
          </w:pPr>
          <w:del w:id="145" w:author="Joca Pongolola" w:date="2026-06-16T18:21:00Z" w16du:dateUtc="2026-06-16T17:21:00Z">
            <w:r w:rsidRPr="007E1644" w:rsidDel="007E1644">
              <w:rPr>
                <w:rStyle w:val="Hiperligao"/>
                <w:noProof/>
              </w:rPr>
              <w:delText>4.10</w:delText>
            </w:r>
            <w:r w:rsidDel="007E1644">
              <w:rPr>
                <w:noProof/>
                <w:lang w:eastAsia="pt-PT"/>
              </w:rPr>
              <w:tab/>
            </w:r>
            <w:r w:rsidRPr="007E1644" w:rsidDel="007E1644">
              <w:rPr>
                <w:rStyle w:val="Hiperligao"/>
                <w:noProof/>
              </w:rPr>
              <w:delText>Fluxograma do sistema</w:delText>
            </w:r>
            <w:r w:rsidDel="007E1644">
              <w:rPr>
                <w:noProof/>
                <w:webHidden/>
              </w:rPr>
              <w:tab/>
              <w:delText>35</w:delText>
            </w:r>
          </w:del>
        </w:p>
        <w:p w14:paraId="18D4BF02" w14:textId="79528211" w:rsidR="00BE275B" w:rsidDel="007E1644" w:rsidRDefault="00BE275B">
          <w:pPr>
            <w:pStyle w:val="ndice2"/>
            <w:tabs>
              <w:tab w:val="left" w:pos="960"/>
              <w:tab w:val="right" w:leader="dot" w:pos="8494"/>
            </w:tabs>
            <w:rPr>
              <w:del w:id="146" w:author="Joca Pongolola" w:date="2026-06-16T18:21:00Z" w16du:dateUtc="2026-06-16T17:21:00Z"/>
              <w:noProof/>
              <w:lang w:eastAsia="pt-PT"/>
            </w:rPr>
          </w:pPr>
          <w:del w:id="147" w:author="Joca Pongolola" w:date="2026-06-16T18:21:00Z" w16du:dateUtc="2026-06-16T17:21:00Z">
            <w:r w:rsidRPr="007E1644" w:rsidDel="007E1644">
              <w:rPr>
                <w:rStyle w:val="Hiperligao"/>
                <w:noProof/>
              </w:rPr>
              <w:delText>4.11</w:delText>
            </w:r>
            <w:r w:rsidDel="007E1644">
              <w:rPr>
                <w:noProof/>
                <w:lang w:eastAsia="pt-PT"/>
              </w:rPr>
              <w:tab/>
            </w:r>
            <w:r w:rsidRPr="007E1644" w:rsidDel="007E1644">
              <w:rPr>
                <w:rStyle w:val="Hiperligao"/>
                <w:noProof/>
              </w:rPr>
              <w:delText>Implementação Do Sistema</w:delText>
            </w:r>
            <w:r w:rsidDel="007E1644">
              <w:rPr>
                <w:noProof/>
                <w:webHidden/>
              </w:rPr>
              <w:tab/>
              <w:delText>36</w:delText>
            </w:r>
          </w:del>
        </w:p>
        <w:p w14:paraId="34B07E1A" w14:textId="00D190A8" w:rsidR="00BE275B" w:rsidDel="007E1644" w:rsidRDefault="00BE275B">
          <w:pPr>
            <w:pStyle w:val="ndice1"/>
            <w:rPr>
              <w:del w:id="148" w:author="Joca Pongolola" w:date="2026-06-16T18:21:00Z" w16du:dateUtc="2026-06-16T17:21:00Z"/>
              <w:rFonts w:asciiTheme="minorHAnsi" w:hAnsiTheme="minorHAnsi" w:cstheme="minorBidi"/>
              <w:b w:val="0"/>
              <w:bCs w:val="0"/>
              <w:lang w:eastAsia="pt-PT"/>
            </w:rPr>
          </w:pPr>
          <w:del w:id="149" w:author="Joca Pongolola" w:date="2026-06-16T18:21:00Z" w16du:dateUtc="2026-06-16T17:21:00Z">
            <w:r w:rsidRPr="007E1644" w:rsidDel="007E1644">
              <w:rPr>
                <w:rStyle w:val="Hiperligao"/>
                <w:lang w:eastAsia="pt-PT"/>
              </w:rPr>
              <w:delText>CAPÍTULO 5-TESTES E RESULTADOS NO SISTEMA</w:delText>
            </w:r>
            <w:r w:rsidDel="007E1644">
              <w:rPr>
                <w:webHidden/>
              </w:rPr>
              <w:tab/>
              <w:delText>40</w:delText>
            </w:r>
          </w:del>
        </w:p>
        <w:p w14:paraId="71E28522" w14:textId="3A3E7688" w:rsidR="00BE275B" w:rsidDel="007E1644" w:rsidRDefault="00BE275B">
          <w:pPr>
            <w:pStyle w:val="ndice1"/>
            <w:rPr>
              <w:del w:id="150" w:author="Joca Pongolola" w:date="2026-06-16T18:21:00Z" w16du:dateUtc="2026-06-16T17:21:00Z"/>
              <w:rFonts w:asciiTheme="minorHAnsi" w:hAnsiTheme="minorHAnsi" w:cstheme="minorBidi"/>
              <w:b w:val="0"/>
              <w:bCs w:val="0"/>
              <w:lang w:eastAsia="pt-PT"/>
            </w:rPr>
          </w:pPr>
          <w:del w:id="151" w:author="Joca Pongolola" w:date="2026-06-16T18:21:00Z" w16du:dateUtc="2026-06-16T17:21:00Z">
            <w:r w:rsidRPr="007E1644" w:rsidDel="007E1644">
              <w:rPr>
                <w:rStyle w:val="Hiperligao"/>
                <w:lang w:eastAsia="pt-PT"/>
              </w:rPr>
              <w:delText>CAPÍTULO 6-CONCLUSÃO</w:delText>
            </w:r>
            <w:r w:rsidDel="007E1644">
              <w:rPr>
                <w:webHidden/>
              </w:rPr>
              <w:tab/>
              <w:delText>42</w:delText>
            </w:r>
          </w:del>
        </w:p>
        <w:p w14:paraId="2FF340C8" w14:textId="1A1A5374" w:rsidR="006373EA" w:rsidRDefault="006373EA" w:rsidP="00636725">
          <w:pPr>
            <w:spacing w:line="360" w:lineRule="auto"/>
          </w:pPr>
          <w:r w:rsidRPr="006373EA">
            <w:rPr>
              <w:rFonts w:asciiTheme="majorBidi" w:hAnsiTheme="majorBidi" w:cstheme="majorBidi"/>
              <w:b/>
              <w:bCs/>
            </w:rPr>
            <w:fldChar w:fldCharType="end"/>
          </w:r>
        </w:p>
      </w:sdtContent>
    </w:sdt>
    <w:p w14:paraId="0DF52A20" w14:textId="08CE8501" w:rsidR="00DF6C67" w:rsidRPr="006C7C8A" w:rsidRDefault="00DF6C67" w:rsidP="00636725">
      <w:pPr>
        <w:spacing w:line="360" w:lineRule="auto"/>
        <w:rPr>
          <w:lang w:val="pt-BR"/>
        </w:rPr>
      </w:pPr>
    </w:p>
    <w:p w14:paraId="572A1892" w14:textId="77777777" w:rsidR="00DF6C67" w:rsidRPr="006C7C8A" w:rsidRDefault="00DF6C67" w:rsidP="00636725">
      <w:pPr>
        <w:spacing w:line="360" w:lineRule="auto"/>
        <w:rPr>
          <w:lang w:val="pt-BR"/>
        </w:rPr>
      </w:pPr>
    </w:p>
    <w:p w14:paraId="0ACB0C4D" w14:textId="77777777" w:rsidR="00DF6C67" w:rsidRPr="006C7C8A" w:rsidRDefault="00DF6C67" w:rsidP="00636725">
      <w:pPr>
        <w:spacing w:line="360" w:lineRule="auto"/>
        <w:rPr>
          <w:rFonts w:ascii="Times New Roman" w:eastAsiaTheme="majorEastAsia" w:hAnsi="Times New Roman" w:cs="Times New Roman"/>
          <w:b/>
          <w:bCs/>
          <w:color w:val="2F5496" w:themeColor="accent1" w:themeShade="BF"/>
          <w:lang w:val="pt-BR"/>
        </w:rPr>
      </w:pPr>
      <w:r w:rsidRPr="006C7C8A">
        <w:rPr>
          <w:rFonts w:ascii="Times New Roman" w:hAnsi="Times New Roman" w:cs="Times New Roman"/>
          <w:lang w:val="pt-BR"/>
        </w:rPr>
        <w:br w:type="page"/>
      </w:r>
    </w:p>
    <w:p w14:paraId="1C4E38F3" w14:textId="77777777" w:rsidR="004B7A71" w:rsidRDefault="00DF6C67" w:rsidP="00E4495E">
      <w:pPr>
        <w:pStyle w:val="Ttulo1"/>
        <w:spacing w:line="360" w:lineRule="auto"/>
        <w:rPr>
          <w:noProof/>
        </w:rPr>
      </w:pPr>
      <w:bookmarkStart w:id="152" w:name="_Toc232526501"/>
      <w:r w:rsidRPr="006C7C8A">
        <w:rPr>
          <w:lang w:val="pt-BR"/>
        </w:rPr>
        <w:lastRenderedPageBreak/>
        <w:t>INDÍCE DE FIGURAS</w:t>
      </w:r>
      <w:bookmarkEnd w:id="152"/>
      <w:r w:rsidR="00BE275B">
        <w:rPr>
          <w:lang w:val="pt-BR"/>
        </w:rPr>
        <w:fldChar w:fldCharType="begin"/>
      </w:r>
      <w:r w:rsidR="00BE275B">
        <w:rPr>
          <w:lang w:val="pt-BR"/>
        </w:rPr>
        <w:instrText xml:space="preserve"> TOC \h \z \c "Figura" </w:instrText>
      </w:r>
      <w:r w:rsidR="00BE275B">
        <w:rPr>
          <w:lang w:val="pt-BR"/>
        </w:rPr>
        <w:fldChar w:fldCharType="separate"/>
      </w:r>
    </w:p>
    <w:p w14:paraId="57B60CA7" w14:textId="5D3E4901" w:rsidR="004B7A71" w:rsidRDefault="004B7A71">
      <w:pPr>
        <w:pStyle w:val="ndicedeilustraes"/>
        <w:tabs>
          <w:tab w:val="right" w:leader="dot" w:pos="8494"/>
        </w:tabs>
        <w:rPr>
          <w:noProof/>
          <w:lang w:eastAsia="pt-PT"/>
        </w:rPr>
      </w:pPr>
      <w:hyperlink w:anchor="_Toc232525354" w:history="1">
        <w:r w:rsidRPr="00DB5932">
          <w:rPr>
            <w:rStyle w:val="Hiperligao"/>
            <w:noProof/>
          </w:rPr>
          <w:t>Figura 1-diagrama de casos de uso</w:t>
        </w:r>
        <w:r>
          <w:rPr>
            <w:noProof/>
            <w:webHidden/>
          </w:rPr>
          <w:tab/>
        </w:r>
        <w:r>
          <w:rPr>
            <w:noProof/>
            <w:webHidden/>
          </w:rPr>
          <w:fldChar w:fldCharType="begin"/>
        </w:r>
        <w:r>
          <w:rPr>
            <w:noProof/>
            <w:webHidden/>
          </w:rPr>
          <w:instrText xml:space="preserve"> PAGEREF _Toc232525354 \h </w:instrText>
        </w:r>
        <w:r>
          <w:rPr>
            <w:noProof/>
            <w:webHidden/>
          </w:rPr>
        </w:r>
        <w:r>
          <w:rPr>
            <w:noProof/>
            <w:webHidden/>
          </w:rPr>
          <w:fldChar w:fldCharType="separate"/>
        </w:r>
        <w:r>
          <w:rPr>
            <w:noProof/>
            <w:webHidden/>
          </w:rPr>
          <w:t>26</w:t>
        </w:r>
        <w:r>
          <w:rPr>
            <w:noProof/>
            <w:webHidden/>
          </w:rPr>
          <w:fldChar w:fldCharType="end"/>
        </w:r>
      </w:hyperlink>
    </w:p>
    <w:p w14:paraId="7E10529B" w14:textId="0A70D5D4" w:rsidR="004B7A71" w:rsidRDefault="004B7A71">
      <w:pPr>
        <w:pStyle w:val="ndicedeilustraes"/>
        <w:tabs>
          <w:tab w:val="right" w:leader="dot" w:pos="8494"/>
        </w:tabs>
        <w:rPr>
          <w:noProof/>
          <w:lang w:eastAsia="pt-PT"/>
        </w:rPr>
      </w:pPr>
      <w:hyperlink w:anchor="_Toc232525355" w:history="1">
        <w:r w:rsidRPr="00DB5932">
          <w:rPr>
            <w:rStyle w:val="Hiperligao"/>
            <w:noProof/>
          </w:rPr>
          <w:t>Figura 2-diagrama de classes</w:t>
        </w:r>
        <w:r>
          <w:rPr>
            <w:noProof/>
            <w:webHidden/>
          </w:rPr>
          <w:tab/>
        </w:r>
        <w:r>
          <w:rPr>
            <w:noProof/>
            <w:webHidden/>
          </w:rPr>
          <w:fldChar w:fldCharType="begin"/>
        </w:r>
        <w:r>
          <w:rPr>
            <w:noProof/>
            <w:webHidden/>
          </w:rPr>
          <w:instrText xml:space="preserve"> PAGEREF _Toc232525355 \h </w:instrText>
        </w:r>
        <w:r>
          <w:rPr>
            <w:noProof/>
            <w:webHidden/>
          </w:rPr>
        </w:r>
        <w:r>
          <w:rPr>
            <w:noProof/>
            <w:webHidden/>
          </w:rPr>
          <w:fldChar w:fldCharType="separate"/>
        </w:r>
        <w:r>
          <w:rPr>
            <w:noProof/>
            <w:webHidden/>
          </w:rPr>
          <w:t>31</w:t>
        </w:r>
        <w:r>
          <w:rPr>
            <w:noProof/>
            <w:webHidden/>
          </w:rPr>
          <w:fldChar w:fldCharType="end"/>
        </w:r>
      </w:hyperlink>
    </w:p>
    <w:p w14:paraId="533E12BF" w14:textId="7D267D01" w:rsidR="004B7A71" w:rsidRDefault="004B7A71">
      <w:pPr>
        <w:pStyle w:val="ndicedeilustraes"/>
        <w:tabs>
          <w:tab w:val="right" w:leader="dot" w:pos="8494"/>
        </w:tabs>
        <w:rPr>
          <w:noProof/>
          <w:lang w:eastAsia="pt-PT"/>
        </w:rPr>
      </w:pPr>
      <w:hyperlink w:anchor="_Toc232525356" w:history="1">
        <w:r w:rsidRPr="00DB5932">
          <w:rPr>
            <w:rStyle w:val="Hiperligao"/>
            <w:noProof/>
          </w:rPr>
          <w:t>Figura 3-Modelo Entidade-Relacionamento (MER) do Sistema KixiCrédito.</w:t>
        </w:r>
        <w:r>
          <w:rPr>
            <w:noProof/>
            <w:webHidden/>
          </w:rPr>
          <w:tab/>
        </w:r>
        <w:r>
          <w:rPr>
            <w:noProof/>
            <w:webHidden/>
          </w:rPr>
          <w:fldChar w:fldCharType="begin"/>
        </w:r>
        <w:r>
          <w:rPr>
            <w:noProof/>
            <w:webHidden/>
          </w:rPr>
          <w:instrText xml:space="preserve"> PAGEREF _Toc232525356 \h </w:instrText>
        </w:r>
        <w:r>
          <w:rPr>
            <w:noProof/>
            <w:webHidden/>
          </w:rPr>
        </w:r>
        <w:r>
          <w:rPr>
            <w:noProof/>
            <w:webHidden/>
          </w:rPr>
          <w:fldChar w:fldCharType="separate"/>
        </w:r>
        <w:r>
          <w:rPr>
            <w:noProof/>
            <w:webHidden/>
          </w:rPr>
          <w:t>34</w:t>
        </w:r>
        <w:r>
          <w:rPr>
            <w:noProof/>
            <w:webHidden/>
          </w:rPr>
          <w:fldChar w:fldCharType="end"/>
        </w:r>
      </w:hyperlink>
    </w:p>
    <w:p w14:paraId="0F620EC5" w14:textId="53731AF8" w:rsidR="004B7A71" w:rsidRDefault="004B7A71">
      <w:pPr>
        <w:pStyle w:val="ndicedeilustraes"/>
        <w:tabs>
          <w:tab w:val="right" w:leader="dot" w:pos="8494"/>
        </w:tabs>
        <w:rPr>
          <w:noProof/>
          <w:lang w:eastAsia="pt-PT"/>
        </w:rPr>
      </w:pPr>
      <w:hyperlink w:anchor="_Toc232525357" w:history="1">
        <w:r w:rsidRPr="00DB5932">
          <w:rPr>
            <w:rStyle w:val="Hiperligao"/>
            <w:noProof/>
          </w:rPr>
          <w:t>Figura 4-diagrama de base de dados.</w:t>
        </w:r>
        <w:r>
          <w:rPr>
            <w:noProof/>
            <w:webHidden/>
          </w:rPr>
          <w:tab/>
        </w:r>
        <w:r>
          <w:rPr>
            <w:noProof/>
            <w:webHidden/>
          </w:rPr>
          <w:fldChar w:fldCharType="begin"/>
        </w:r>
        <w:r>
          <w:rPr>
            <w:noProof/>
            <w:webHidden/>
          </w:rPr>
          <w:instrText xml:space="preserve"> PAGEREF _Toc232525357 \h </w:instrText>
        </w:r>
        <w:r>
          <w:rPr>
            <w:noProof/>
            <w:webHidden/>
          </w:rPr>
        </w:r>
        <w:r>
          <w:rPr>
            <w:noProof/>
            <w:webHidden/>
          </w:rPr>
          <w:fldChar w:fldCharType="separate"/>
        </w:r>
        <w:r>
          <w:rPr>
            <w:noProof/>
            <w:webHidden/>
          </w:rPr>
          <w:t>35</w:t>
        </w:r>
        <w:r>
          <w:rPr>
            <w:noProof/>
            <w:webHidden/>
          </w:rPr>
          <w:fldChar w:fldCharType="end"/>
        </w:r>
      </w:hyperlink>
    </w:p>
    <w:p w14:paraId="3FDD45D4" w14:textId="51C61C4F" w:rsidR="004B7A71" w:rsidRDefault="004B7A71">
      <w:pPr>
        <w:pStyle w:val="ndicedeilustraes"/>
        <w:tabs>
          <w:tab w:val="right" w:leader="dot" w:pos="8494"/>
        </w:tabs>
        <w:rPr>
          <w:noProof/>
          <w:lang w:eastAsia="pt-PT"/>
        </w:rPr>
      </w:pPr>
      <w:hyperlink w:anchor="_Toc232525358" w:history="1">
        <w:r w:rsidRPr="00DB5932">
          <w:rPr>
            <w:rStyle w:val="Hiperligao"/>
            <w:noProof/>
          </w:rPr>
          <w:t>Figura 5-fluxograma sistema web  kixicredito.</w:t>
        </w:r>
        <w:r>
          <w:rPr>
            <w:noProof/>
            <w:webHidden/>
          </w:rPr>
          <w:tab/>
        </w:r>
        <w:r>
          <w:rPr>
            <w:noProof/>
            <w:webHidden/>
          </w:rPr>
          <w:fldChar w:fldCharType="begin"/>
        </w:r>
        <w:r>
          <w:rPr>
            <w:noProof/>
            <w:webHidden/>
          </w:rPr>
          <w:instrText xml:space="preserve"> PAGEREF _Toc232525358 \h </w:instrText>
        </w:r>
        <w:r>
          <w:rPr>
            <w:noProof/>
            <w:webHidden/>
          </w:rPr>
        </w:r>
        <w:r>
          <w:rPr>
            <w:noProof/>
            <w:webHidden/>
          </w:rPr>
          <w:fldChar w:fldCharType="separate"/>
        </w:r>
        <w:r>
          <w:rPr>
            <w:noProof/>
            <w:webHidden/>
          </w:rPr>
          <w:t>36</w:t>
        </w:r>
        <w:r>
          <w:rPr>
            <w:noProof/>
            <w:webHidden/>
          </w:rPr>
          <w:fldChar w:fldCharType="end"/>
        </w:r>
      </w:hyperlink>
    </w:p>
    <w:p w14:paraId="26CC9A94" w14:textId="7AF845B5" w:rsidR="004B7A71" w:rsidRDefault="004B7A71">
      <w:pPr>
        <w:pStyle w:val="ndicedeilustraes"/>
        <w:tabs>
          <w:tab w:val="right" w:leader="dot" w:pos="8494"/>
        </w:tabs>
        <w:rPr>
          <w:noProof/>
          <w:lang w:eastAsia="pt-PT"/>
        </w:rPr>
      </w:pPr>
      <w:hyperlink w:anchor="_Toc232525359" w:history="1">
        <w:r w:rsidRPr="00DB5932">
          <w:rPr>
            <w:rStyle w:val="Hiperligao"/>
            <w:noProof/>
          </w:rPr>
          <w:t>Figura 6-página de login sistema kixicrédito.</w:t>
        </w:r>
        <w:r>
          <w:rPr>
            <w:noProof/>
            <w:webHidden/>
          </w:rPr>
          <w:tab/>
        </w:r>
        <w:r>
          <w:rPr>
            <w:noProof/>
            <w:webHidden/>
          </w:rPr>
          <w:fldChar w:fldCharType="begin"/>
        </w:r>
        <w:r>
          <w:rPr>
            <w:noProof/>
            <w:webHidden/>
          </w:rPr>
          <w:instrText xml:space="preserve"> PAGEREF _Toc232525359 \h </w:instrText>
        </w:r>
        <w:r>
          <w:rPr>
            <w:noProof/>
            <w:webHidden/>
          </w:rPr>
        </w:r>
        <w:r>
          <w:rPr>
            <w:noProof/>
            <w:webHidden/>
          </w:rPr>
          <w:fldChar w:fldCharType="separate"/>
        </w:r>
        <w:r>
          <w:rPr>
            <w:noProof/>
            <w:webHidden/>
          </w:rPr>
          <w:t>37</w:t>
        </w:r>
        <w:r>
          <w:rPr>
            <w:noProof/>
            <w:webHidden/>
          </w:rPr>
          <w:fldChar w:fldCharType="end"/>
        </w:r>
      </w:hyperlink>
    </w:p>
    <w:p w14:paraId="1252DAF6" w14:textId="3DD6D46D" w:rsidR="004B7A71" w:rsidRDefault="004B7A71">
      <w:pPr>
        <w:pStyle w:val="ndicedeilustraes"/>
        <w:tabs>
          <w:tab w:val="right" w:leader="dot" w:pos="8494"/>
        </w:tabs>
        <w:rPr>
          <w:noProof/>
          <w:lang w:eastAsia="pt-PT"/>
        </w:rPr>
      </w:pPr>
      <w:hyperlink w:anchor="_Toc232525360" w:history="1">
        <w:r w:rsidRPr="00DB5932">
          <w:rPr>
            <w:rStyle w:val="Hiperligao"/>
            <w:noProof/>
          </w:rPr>
          <w:t>Figura 7-Dashboard principal de sistema kixicrédito.</w:t>
        </w:r>
        <w:r>
          <w:rPr>
            <w:noProof/>
            <w:webHidden/>
          </w:rPr>
          <w:tab/>
        </w:r>
        <w:r>
          <w:rPr>
            <w:noProof/>
            <w:webHidden/>
          </w:rPr>
          <w:fldChar w:fldCharType="begin"/>
        </w:r>
        <w:r>
          <w:rPr>
            <w:noProof/>
            <w:webHidden/>
          </w:rPr>
          <w:instrText xml:space="preserve"> PAGEREF _Toc232525360 \h </w:instrText>
        </w:r>
        <w:r>
          <w:rPr>
            <w:noProof/>
            <w:webHidden/>
          </w:rPr>
        </w:r>
        <w:r>
          <w:rPr>
            <w:noProof/>
            <w:webHidden/>
          </w:rPr>
          <w:fldChar w:fldCharType="separate"/>
        </w:r>
        <w:r>
          <w:rPr>
            <w:noProof/>
            <w:webHidden/>
          </w:rPr>
          <w:t>37</w:t>
        </w:r>
        <w:r>
          <w:rPr>
            <w:noProof/>
            <w:webHidden/>
          </w:rPr>
          <w:fldChar w:fldCharType="end"/>
        </w:r>
      </w:hyperlink>
    </w:p>
    <w:p w14:paraId="0FA6D5E1" w14:textId="1ECAF6E3" w:rsidR="004B7A71" w:rsidRDefault="004B7A71">
      <w:pPr>
        <w:pStyle w:val="ndicedeilustraes"/>
        <w:tabs>
          <w:tab w:val="right" w:leader="dot" w:pos="8494"/>
        </w:tabs>
        <w:rPr>
          <w:noProof/>
          <w:lang w:eastAsia="pt-PT"/>
        </w:rPr>
      </w:pPr>
      <w:hyperlink w:anchor="_Toc232525361" w:history="1">
        <w:r w:rsidRPr="00DB5932">
          <w:rPr>
            <w:rStyle w:val="Hiperligao"/>
            <w:noProof/>
          </w:rPr>
          <w:t>Figura 8-Gestão de clientes.</w:t>
        </w:r>
        <w:r>
          <w:rPr>
            <w:noProof/>
            <w:webHidden/>
          </w:rPr>
          <w:tab/>
        </w:r>
        <w:r>
          <w:rPr>
            <w:noProof/>
            <w:webHidden/>
          </w:rPr>
          <w:fldChar w:fldCharType="begin"/>
        </w:r>
        <w:r>
          <w:rPr>
            <w:noProof/>
            <w:webHidden/>
          </w:rPr>
          <w:instrText xml:space="preserve"> PAGEREF _Toc232525361 \h </w:instrText>
        </w:r>
        <w:r>
          <w:rPr>
            <w:noProof/>
            <w:webHidden/>
          </w:rPr>
        </w:r>
        <w:r>
          <w:rPr>
            <w:noProof/>
            <w:webHidden/>
          </w:rPr>
          <w:fldChar w:fldCharType="separate"/>
        </w:r>
        <w:r>
          <w:rPr>
            <w:noProof/>
            <w:webHidden/>
          </w:rPr>
          <w:t>38</w:t>
        </w:r>
        <w:r>
          <w:rPr>
            <w:noProof/>
            <w:webHidden/>
          </w:rPr>
          <w:fldChar w:fldCharType="end"/>
        </w:r>
      </w:hyperlink>
    </w:p>
    <w:p w14:paraId="0E67C94C" w14:textId="7AF5FD14" w:rsidR="004B7A71" w:rsidRDefault="004B7A71">
      <w:pPr>
        <w:pStyle w:val="ndicedeilustraes"/>
        <w:tabs>
          <w:tab w:val="right" w:leader="dot" w:pos="8494"/>
        </w:tabs>
        <w:rPr>
          <w:noProof/>
          <w:lang w:eastAsia="pt-PT"/>
        </w:rPr>
      </w:pPr>
      <w:hyperlink w:anchor="_Toc232525362" w:history="1">
        <w:r w:rsidRPr="00DB5932">
          <w:rPr>
            <w:rStyle w:val="Hiperligao"/>
            <w:noProof/>
          </w:rPr>
          <w:t>Figura 9-Registro de empréstimos.</w:t>
        </w:r>
        <w:r>
          <w:rPr>
            <w:noProof/>
            <w:webHidden/>
          </w:rPr>
          <w:tab/>
        </w:r>
        <w:r>
          <w:rPr>
            <w:noProof/>
            <w:webHidden/>
          </w:rPr>
          <w:fldChar w:fldCharType="begin"/>
        </w:r>
        <w:r>
          <w:rPr>
            <w:noProof/>
            <w:webHidden/>
          </w:rPr>
          <w:instrText xml:space="preserve"> PAGEREF _Toc232525362 \h </w:instrText>
        </w:r>
        <w:r>
          <w:rPr>
            <w:noProof/>
            <w:webHidden/>
          </w:rPr>
        </w:r>
        <w:r>
          <w:rPr>
            <w:noProof/>
            <w:webHidden/>
          </w:rPr>
          <w:fldChar w:fldCharType="separate"/>
        </w:r>
        <w:r>
          <w:rPr>
            <w:noProof/>
            <w:webHidden/>
          </w:rPr>
          <w:t>38</w:t>
        </w:r>
        <w:r>
          <w:rPr>
            <w:noProof/>
            <w:webHidden/>
          </w:rPr>
          <w:fldChar w:fldCharType="end"/>
        </w:r>
      </w:hyperlink>
    </w:p>
    <w:p w14:paraId="3EA210B2" w14:textId="3A3F0F22" w:rsidR="004B7A71" w:rsidRDefault="004B7A71">
      <w:pPr>
        <w:pStyle w:val="ndicedeilustraes"/>
        <w:tabs>
          <w:tab w:val="right" w:leader="dot" w:pos="8494"/>
        </w:tabs>
        <w:rPr>
          <w:noProof/>
          <w:lang w:eastAsia="pt-PT"/>
        </w:rPr>
      </w:pPr>
      <w:hyperlink w:anchor="_Toc232525363" w:history="1">
        <w:r w:rsidRPr="00DB5932">
          <w:rPr>
            <w:rStyle w:val="Hiperligao"/>
            <w:noProof/>
          </w:rPr>
          <w:t>Figura 10-consulta de empréstimos.</w:t>
        </w:r>
        <w:r>
          <w:rPr>
            <w:noProof/>
            <w:webHidden/>
          </w:rPr>
          <w:tab/>
        </w:r>
        <w:r>
          <w:rPr>
            <w:noProof/>
            <w:webHidden/>
          </w:rPr>
          <w:fldChar w:fldCharType="begin"/>
        </w:r>
        <w:r>
          <w:rPr>
            <w:noProof/>
            <w:webHidden/>
          </w:rPr>
          <w:instrText xml:space="preserve"> PAGEREF _Toc232525363 \h </w:instrText>
        </w:r>
        <w:r>
          <w:rPr>
            <w:noProof/>
            <w:webHidden/>
          </w:rPr>
        </w:r>
        <w:r>
          <w:rPr>
            <w:noProof/>
            <w:webHidden/>
          </w:rPr>
          <w:fldChar w:fldCharType="separate"/>
        </w:r>
        <w:r>
          <w:rPr>
            <w:noProof/>
            <w:webHidden/>
          </w:rPr>
          <w:t>39</w:t>
        </w:r>
        <w:r>
          <w:rPr>
            <w:noProof/>
            <w:webHidden/>
          </w:rPr>
          <w:fldChar w:fldCharType="end"/>
        </w:r>
      </w:hyperlink>
    </w:p>
    <w:p w14:paraId="6A675D52" w14:textId="152EF992" w:rsidR="004B7A71" w:rsidRDefault="004B7A71">
      <w:pPr>
        <w:pStyle w:val="ndicedeilustraes"/>
        <w:tabs>
          <w:tab w:val="right" w:leader="dot" w:pos="8494"/>
        </w:tabs>
        <w:rPr>
          <w:noProof/>
          <w:lang w:eastAsia="pt-PT"/>
        </w:rPr>
      </w:pPr>
      <w:hyperlink w:anchor="_Toc232525364" w:history="1">
        <w:r w:rsidRPr="00DB5932">
          <w:rPr>
            <w:rStyle w:val="Hiperligao"/>
            <w:noProof/>
          </w:rPr>
          <w:t>Figura 11-consulta de reembolsos.</w:t>
        </w:r>
        <w:r>
          <w:rPr>
            <w:noProof/>
            <w:webHidden/>
          </w:rPr>
          <w:tab/>
        </w:r>
        <w:r>
          <w:rPr>
            <w:noProof/>
            <w:webHidden/>
          </w:rPr>
          <w:fldChar w:fldCharType="begin"/>
        </w:r>
        <w:r>
          <w:rPr>
            <w:noProof/>
            <w:webHidden/>
          </w:rPr>
          <w:instrText xml:space="preserve"> PAGEREF _Toc232525364 \h </w:instrText>
        </w:r>
        <w:r>
          <w:rPr>
            <w:noProof/>
            <w:webHidden/>
          </w:rPr>
        </w:r>
        <w:r>
          <w:rPr>
            <w:noProof/>
            <w:webHidden/>
          </w:rPr>
          <w:fldChar w:fldCharType="separate"/>
        </w:r>
        <w:r>
          <w:rPr>
            <w:noProof/>
            <w:webHidden/>
          </w:rPr>
          <w:t>39</w:t>
        </w:r>
        <w:r>
          <w:rPr>
            <w:noProof/>
            <w:webHidden/>
          </w:rPr>
          <w:fldChar w:fldCharType="end"/>
        </w:r>
      </w:hyperlink>
    </w:p>
    <w:p w14:paraId="1A73F8C5" w14:textId="30BAAEFA" w:rsidR="004B7A71" w:rsidRDefault="004B7A71">
      <w:pPr>
        <w:pStyle w:val="ndicedeilustraes"/>
        <w:tabs>
          <w:tab w:val="right" w:leader="dot" w:pos="8494"/>
        </w:tabs>
        <w:rPr>
          <w:noProof/>
          <w:lang w:eastAsia="pt-PT"/>
        </w:rPr>
      </w:pPr>
      <w:hyperlink w:anchor="_Toc232525365" w:history="1">
        <w:r w:rsidRPr="00DB5932">
          <w:rPr>
            <w:rStyle w:val="Hiperligao"/>
            <w:noProof/>
          </w:rPr>
          <w:t>Figura 12-relatórios do sistema.</w:t>
        </w:r>
        <w:r>
          <w:rPr>
            <w:noProof/>
            <w:webHidden/>
          </w:rPr>
          <w:tab/>
        </w:r>
        <w:r>
          <w:rPr>
            <w:noProof/>
            <w:webHidden/>
          </w:rPr>
          <w:fldChar w:fldCharType="begin"/>
        </w:r>
        <w:r>
          <w:rPr>
            <w:noProof/>
            <w:webHidden/>
          </w:rPr>
          <w:instrText xml:space="preserve"> PAGEREF _Toc232525365 \h </w:instrText>
        </w:r>
        <w:r>
          <w:rPr>
            <w:noProof/>
            <w:webHidden/>
          </w:rPr>
        </w:r>
        <w:r>
          <w:rPr>
            <w:noProof/>
            <w:webHidden/>
          </w:rPr>
          <w:fldChar w:fldCharType="separate"/>
        </w:r>
        <w:r>
          <w:rPr>
            <w:noProof/>
            <w:webHidden/>
          </w:rPr>
          <w:t>40</w:t>
        </w:r>
        <w:r>
          <w:rPr>
            <w:noProof/>
            <w:webHidden/>
          </w:rPr>
          <w:fldChar w:fldCharType="end"/>
        </w:r>
      </w:hyperlink>
    </w:p>
    <w:p w14:paraId="6E1B5935" w14:textId="5B4773B6" w:rsidR="004B7A71" w:rsidRDefault="004B7A71">
      <w:pPr>
        <w:pStyle w:val="ndicedeilustraes"/>
        <w:tabs>
          <w:tab w:val="right" w:leader="dot" w:pos="8494"/>
        </w:tabs>
        <w:rPr>
          <w:noProof/>
          <w:lang w:eastAsia="pt-PT"/>
        </w:rPr>
      </w:pPr>
      <w:hyperlink w:anchor="_Toc232525366" w:history="1">
        <w:r w:rsidRPr="00DB5932">
          <w:rPr>
            <w:rStyle w:val="Hiperligao"/>
            <w:noProof/>
          </w:rPr>
          <w:t>Figura 13-demonstração sobre kixicrédito.</w:t>
        </w:r>
        <w:r>
          <w:rPr>
            <w:noProof/>
            <w:webHidden/>
          </w:rPr>
          <w:tab/>
        </w:r>
        <w:r>
          <w:rPr>
            <w:noProof/>
            <w:webHidden/>
          </w:rPr>
          <w:fldChar w:fldCharType="begin"/>
        </w:r>
        <w:r>
          <w:rPr>
            <w:noProof/>
            <w:webHidden/>
          </w:rPr>
          <w:instrText xml:space="preserve"> PAGEREF _Toc232525366 \h </w:instrText>
        </w:r>
        <w:r>
          <w:rPr>
            <w:noProof/>
            <w:webHidden/>
          </w:rPr>
        </w:r>
        <w:r>
          <w:rPr>
            <w:noProof/>
            <w:webHidden/>
          </w:rPr>
          <w:fldChar w:fldCharType="separate"/>
        </w:r>
        <w:r>
          <w:rPr>
            <w:noProof/>
            <w:webHidden/>
          </w:rPr>
          <w:t>40</w:t>
        </w:r>
        <w:r>
          <w:rPr>
            <w:noProof/>
            <w:webHidden/>
          </w:rPr>
          <w:fldChar w:fldCharType="end"/>
        </w:r>
      </w:hyperlink>
    </w:p>
    <w:p w14:paraId="1119037E" w14:textId="7B142FFF" w:rsidR="006B3751" w:rsidRDefault="00BE275B" w:rsidP="00636725">
      <w:pPr>
        <w:spacing w:line="360" w:lineRule="auto"/>
        <w:rPr>
          <w:lang w:val="pt-BR"/>
        </w:rPr>
      </w:pPr>
      <w:r>
        <w:rPr>
          <w:lang w:val="pt-BR"/>
        </w:rPr>
        <w:fldChar w:fldCharType="end"/>
      </w:r>
    </w:p>
    <w:p w14:paraId="5ED2751F" w14:textId="77777777" w:rsidR="00E4495E" w:rsidRDefault="00E4495E" w:rsidP="00636725">
      <w:pPr>
        <w:spacing w:line="360" w:lineRule="auto"/>
        <w:rPr>
          <w:lang w:val="pt-BR"/>
        </w:rPr>
      </w:pPr>
    </w:p>
    <w:p w14:paraId="2A011ECE" w14:textId="77777777" w:rsidR="00E4495E" w:rsidRDefault="00E4495E" w:rsidP="00636725">
      <w:pPr>
        <w:spacing w:line="360" w:lineRule="auto"/>
        <w:rPr>
          <w:lang w:val="pt-BR"/>
        </w:rPr>
      </w:pPr>
    </w:p>
    <w:p w14:paraId="25DD93FF" w14:textId="77777777" w:rsidR="00E4495E" w:rsidRDefault="00E4495E" w:rsidP="00636725">
      <w:pPr>
        <w:spacing w:line="360" w:lineRule="auto"/>
        <w:rPr>
          <w:lang w:val="pt-BR"/>
        </w:rPr>
      </w:pPr>
    </w:p>
    <w:p w14:paraId="4024BFF8" w14:textId="77777777" w:rsidR="00E4495E" w:rsidRDefault="00E4495E" w:rsidP="00636725">
      <w:pPr>
        <w:spacing w:line="360" w:lineRule="auto"/>
        <w:rPr>
          <w:lang w:val="pt-BR"/>
        </w:rPr>
      </w:pPr>
    </w:p>
    <w:p w14:paraId="46FB2D5E" w14:textId="77777777" w:rsidR="00E4495E" w:rsidRDefault="00E4495E" w:rsidP="00636725">
      <w:pPr>
        <w:spacing w:line="360" w:lineRule="auto"/>
        <w:rPr>
          <w:lang w:val="pt-BR"/>
        </w:rPr>
      </w:pPr>
    </w:p>
    <w:p w14:paraId="7E7C3EF7" w14:textId="77777777" w:rsidR="00E4495E" w:rsidRDefault="00E4495E" w:rsidP="00636725">
      <w:pPr>
        <w:spacing w:line="360" w:lineRule="auto"/>
        <w:rPr>
          <w:lang w:val="pt-BR"/>
        </w:rPr>
      </w:pPr>
    </w:p>
    <w:p w14:paraId="44935944" w14:textId="77777777" w:rsidR="00E4495E" w:rsidRDefault="00E4495E" w:rsidP="00636725">
      <w:pPr>
        <w:spacing w:line="360" w:lineRule="auto"/>
        <w:rPr>
          <w:lang w:val="pt-BR"/>
        </w:rPr>
      </w:pPr>
    </w:p>
    <w:p w14:paraId="36ADE819" w14:textId="77777777" w:rsidR="00E4495E" w:rsidRDefault="00E4495E" w:rsidP="00636725">
      <w:pPr>
        <w:spacing w:line="360" w:lineRule="auto"/>
        <w:rPr>
          <w:lang w:val="pt-BR"/>
        </w:rPr>
      </w:pPr>
    </w:p>
    <w:p w14:paraId="14C24F9E" w14:textId="77777777" w:rsidR="00E4495E" w:rsidRDefault="00E4495E" w:rsidP="00636725">
      <w:pPr>
        <w:spacing w:line="360" w:lineRule="auto"/>
        <w:rPr>
          <w:lang w:val="pt-BR"/>
        </w:rPr>
      </w:pPr>
    </w:p>
    <w:p w14:paraId="69C378CC" w14:textId="77777777" w:rsidR="00E4495E" w:rsidRDefault="00E4495E" w:rsidP="00636725">
      <w:pPr>
        <w:spacing w:line="360" w:lineRule="auto"/>
        <w:rPr>
          <w:lang w:val="pt-BR"/>
        </w:rPr>
      </w:pPr>
    </w:p>
    <w:p w14:paraId="678CD234" w14:textId="77777777" w:rsidR="00E4495E" w:rsidRDefault="00E4495E" w:rsidP="00636725">
      <w:pPr>
        <w:spacing w:line="360" w:lineRule="auto"/>
        <w:rPr>
          <w:lang w:val="pt-BR"/>
        </w:rPr>
      </w:pPr>
    </w:p>
    <w:p w14:paraId="47B596AF" w14:textId="77777777" w:rsidR="00E4495E" w:rsidRDefault="00E4495E" w:rsidP="00636725">
      <w:pPr>
        <w:spacing w:line="360" w:lineRule="auto"/>
        <w:rPr>
          <w:lang w:val="pt-BR"/>
        </w:rPr>
      </w:pPr>
    </w:p>
    <w:p w14:paraId="0CAADE99" w14:textId="77777777" w:rsidR="00E4495E" w:rsidRPr="006C7C8A" w:rsidRDefault="00E4495E" w:rsidP="00636725">
      <w:pPr>
        <w:spacing w:line="360" w:lineRule="auto"/>
        <w:rPr>
          <w:lang w:val="pt-BR"/>
        </w:rPr>
      </w:pPr>
    </w:p>
    <w:p w14:paraId="48233ACA" w14:textId="3115FBA5" w:rsidR="009F7739" w:rsidRPr="008C4F33" w:rsidRDefault="009F7739" w:rsidP="00636725">
      <w:pPr>
        <w:pStyle w:val="Ttulo1"/>
        <w:spacing w:line="360" w:lineRule="auto"/>
        <w:rPr>
          <w:sz w:val="32"/>
          <w:szCs w:val="32"/>
        </w:rPr>
      </w:pPr>
      <w:bookmarkStart w:id="153" w:name="_Toc232526502"/>
      <w:r w:rsidRPr="008C4F33">
        <w:rPr>
          <w:sz w:val="32"/>
          <w:szCs w:val="32"/>
        </w:rPr>
        <w:lastRenderedPageBreak/>
        <w:t>CAPÍTULO 1 – INTRODUÇÃO</w:t>
      </w:r>
      <w:bookmarkEnd w:id="153"/>
    </w:p>
    <w:p w14:paraId="1C4BCC45" w14:textId="77777777" w:rsidR="00A57B20" w:rsidRPr="006C7C8A" w:rsidRDefault="00A57B20" w:rsidP="00636725">
      <w:pPr>
        <w:spacing w:line="360" w:lineRule="auto"/>
        <w:ind w:firstLine="708"/>
        <w:jc w:val="both"/>
        <w:rPr>
          <w:rFonts w:ascii="Times New Roman" w:hAnsi="Times New Roman" w:cs="Times New Roman"/>
        </w:rPr>
      </w:pPr>
      <w:r w:rsidRPr="006C7C8A">
        <w:rPr>
          <w:rFonts w:ascii="Times New Roman" w:hAnsi="Times New Roman" w:cs="Times New Roman"/>
        </w:rPr>
        <w:t>O setor de microfinanças desempenha um papel fundamental no desenvolvimento econômico e social, especialmente em países em desenvolvimento, ao facilitar o acesso ao crédito para populações que, muitas vezes, não são atendidas pelo sistema bancário tradicional. Instituições de microcrédito, como o KixiCrédito, têm contribuído significativamente para o financiamento de pequenos negócios e o fortalecimento da economia local.</w:t>
      </w:r>
    </w:p>
    <w:p w14:paraId="22E846D7" w14:textId="77777777" w:rsidR="00A57B20" w:rsidRPr="006C7C8A" w:rsidRDefault="00A57B20" w:rsidP="00636725">
      <w:pPr>
        <w:spacing w:line="360" w:lineRule="auto"/>
        <w:jc w:val="both"/>
        <w:rPr>
          <w:rFonts w:ascii="Times New Roman" w:hAnsi="Times New Roman" w:cs="Times New Roman"/>
        </w:rPr>
      </w:pPr>
      <w:r w:rsidRPr="006C7C8A">
        <w:rPr>
          <w:rFonts w:ascii="Times New Roman" w:hAnsi="Times New Roman" w:cs="Times New Roman"/>
        </w:rPr>
        <w:t>Com o crescimento das operações e o aumento do número de clientes, torna-se essencial a utilização de sistemas de informação eficientes que apoiem a gestão das atividades financeiras, garantindo maior controle, segurança e agilidade nos processos. No entanto, muitos sistemas atualmente utilizados apresentam limitações relacionadas à usabilidade, acessibilidade e integração de funcionalidades, o que pode comprometer a eficiência operacional e a qualidade dos serviços prestados.</w:t>
      </w:r>
    </w:p>
    <w:p w14:paraId="43F25C6E" w14:textId="77777777" w:rsidR="00A57B20" w:rsidRPr="006C7C8A" w:rsidRDefault="00A57B20" w:rsidP="00636725">
      <w:pPr>
        <w:spacing w:line="360" w:lineRule="auto"/>
        <w:jc w:val="both"/>
        <w:rPr>
          <w:rFonts w:ascii="Times New Roman" w:hAnsi="Times New Roman" w:cs="Times New Roman"/>
        </w:rPr>
      </w:pPr>
      <w:r w:rsidRPr="006C7C8A">
        <w:rPr>
          <w:rFonts w:ascii="Times New Roman" w:hAnsi="Times New Roman" w:cs="Times New Roman"/>
        </w:rPr>
        <w:t>Nesse contexto, a adoção de soluções baseadas na web surge como uma alternativa viável e moderna, permitindo acesso remoto, melhor experiência do usuário e maior flexibilidade na gestão da informação. Sistemas web possibilitam a centralização dos dados, o acompanhamento em tempo real das operações e a integração de diferentes módulos, como cadastro de clientes, controle de empréstimos, registro de pagamentos e armazenamento de documentos digitais.</w:t>
      </w:r>
    </w:p>
    <w:p w14:paraId="43D0B5E3" w14:textId="77777777" w:rsidR="00A57B20" w:rsidRPr="006C7C8A" w:rsidRDefault="00A57B20" w:rsidP="00636725">
      <w:pPr>
        <w:spacing w:line="360" w:lineRule="auto"/>
        <w:jc w:val="both"/>
        <w:rPr>
          <w:rFonts w:ascii="Times New Roman" w:hAnsi="Times New Roman" w:cs="Times New Roman"/>
        </w:rPr>
      </w:pPr>
      <w:r w:rsidRPr="006C7C8A">
        <w:rPr>
          <w:rFonts w:ascii="Times New Roman" w:hAnsi="Times New Roman" w:cs="Times New Roman"/>
        </w:rPr>
        <w:t>Diante dessas considerações, o presente trabalho tem como objetivo desenvolver um sistema web para gestão de operações de microfinanças, visando melhorar a eficiência, a organização e a acessibilidade dos processos realizados em instituições desse setor. A proposta busca oferecer uma solução prática e funcional que auxilie na tomada de decisões, no controle das operações financeiras e na análise de risco dos clientes.</w:t>
      </w:r>
    </w:p>
    <w:p w14:paraId="38DE9BB5" w14:textId="77777777" w:rsidR="00A57B20" w:rsidRPr="006C7C8A" w:rsidRDefault="00A57B20" w:rsidP="00636725">
      <w:pPr>
        <w:spacing w:line="360" w:lineRule="auto"/>
        <w:jc w:val="both"/>
        <w:rPr>
          <w:rFonts w:ascii="Times New Roman" w:hAnsi="Times New Roman" w:cs="Times New Roman"/>
        </w:rPr>
      </w:pPr>
      <w:r w:rsidRPr="006C7C8A">
        <w:rPr>
          <w:rFonts w:ascii="Times New Roman" w:hAnsi="Times New Roman" w:cs="Times New Roman"/>
        </w:rPr>
        <w:t>Para alcançar esse objetivo, serão abordados conceitos relacionados a sistemas de informação, desenvolvimento web e gestão de microfinanças, bem como a modelagem e implementação de um sistema que atenda às necessidades identificadas. Espera-se que o sistema proposto contribua para a modernização dos processos e para a melhoria da qualidade dos serviços prestados por instituições de microcrédito.</w:t>
      </w:r>
    </w:p>
    <w:p w14:paraId="0714BC72" w14:textId="77777777" w:rsidR="00A57B20" w:rsidRPr="006C7C8A" w:rsidRDefault="00A57B20" w:rsidP="00636725">
      <w:pPr>
        <w:spacing w:line="360" w:lineRule="auto"/>
        <w:jc w:val="center"/>
        <w:rPr>
          <w:rFonts w:ascii="Times New Roman" w:hAnsi="Times New Roman" w:cs="Times New Roman"/>
        </w:rPr>
      </w:pPr>
    </w:p>
    <w:p w14:paraId="2D8421B2" w14:textId="77777777" w:rsidR="00A57B20" w:rsidRPr="006C7C8A" w:rsidRDefault="00A57B20" w:rsidP="00636725">
      <w:pPr>
        <w:spacing w:line="360" w:lineRule="auto"/>
        <w:rPr>
          <w:rFonts w:ascii="Times New Roman" w:hAnsi="Times New Roman" w:cs="Times New Roman"/>
        </w:rPr>
      </w:pPr>
    </w:p>
    <w:p w14:paraId="2E117C81" w14:textId="1827D9B8" w:rsidR="0098572C" w:rsidRPr="008C4F33" w:rsidRDefault="004E5D7D" w:rsidP="00636725">
      <w:pPr>
        <w:pStyle w:val="Ttulo2"/>
        <w:spacing w:line="360" w:lineRule="auto"/>
        <w:jc w:val="both"/>
        <w:rPr>
          <w:sz w:val="28"/>
          <w:szCs w:val="28"/>
        </w:rPr>
      </w:pPr>
      <w:r>
        <w:rPr>
          <w:sz w:val="28"/>
          <w:szCs w:val="28"/>
        </w:rPr>
        <w:lastRenderedPageBreak/>
        <w:t xml:space="preserve"> </w:t>
      </w:r>
      <w:bookmarkStart w:id="154" w:name="_Toc232526503"/>
      <w:r w:rsidR="00C108D9" w:rsidRPr="008C4F33">
        <w:rPr>
          <w:sz w:val="28"/>
          <w:szCs w:val="28"/>
        </w:rPr>
        <w:t>P</w:t>
      </w:r>
      <w:r w:rsidR="00D16525" w:rsidRPr="008C4F33">
        <w:rPr>
          <w:rStyle w:val="Ttulo2Carter"/>
          <w:b/>
          <w:bCs/>
          <w:sz w:val="28"/>
          <w:szCs w:val="28"/>
        </w:rPr>
        <w:t>roblema</w:t>
      </w:r>
      <w:bookmarkEnd w:id="154"/>
    </w:p>
    <w:p w14:paraId="0106911E" w14:textId="77777777" w:rsidR="00952B24" w:rsidRPr="006C7C8A" w:rsidRDefault="00952B24" w:rsidP="00636725">
      <w:pPr>
        <w:spacing w:line="360" w:lineRule="auto"/>
        <w:ind w:firstLine="426"/>
        <w:jc w:val="both"/>
        <w:rPr>
          <w:rFonts w:ascii="Times New Roman" w:hAnsi="Times New Roman" w:cs="Times New Roman"/>
        </w:rPr>
      </w:pPr>
      <w:r w:rsidRPr="006C7C8A">
        <w:rPr>
          <w:rFonts w:ascii="Times New Roman" w:hAnsi="Times New Roman" w:cs="Times New Roman"/>
        </w:rPr>
        <w:t>o contexto das instituições de microfinanças, como a KixiCrédito, a gestão eficiente das operações financeiras e dos dados dos clientes é fundamental para garantir a sustentabilidade e a qualidade dos serviços prestados.</w:t>
      </w:r>
    </w:p>
    <w:p w14:paraId="73F9EDFB" w14:textId="77777777" w:rsidR="00952B24" w:rsidRPr="006C7C8A" w:rsidRDefault="00952B24" w:rsidP="00636725">
      <w:pPr>
        <w:spacing w:line="360" w:lineRule="auto"/>
        <w:jc w:val="both"/>
        <w:rPr>
          <w:rFonts w:ascii="Times New Roman" w:hAnsi="Times New Roman" w:cs="Times New Roman"/>
        </w:rPr>
      </w:pPr>
      <w:r w:rsidRPr="006C7C8A">
        <w:rPr>
          <w:rFonts w:ascii="Times New Roman" w:hAnsi="Times New Roman" w:cs="Times New Roman"/>
        </w:rPr>
        <w:t>Atualmente, a organização utiliza um sistema interno denominado Kixi Utilitário, no qual os funcionários realizam atividades como registro de dados, consulta de pagamentos, desembolsos e reembolsos. No entanto, apesar de sua importância operacional, o sistema apresenta algumas limitações que impactam diretamente a produtividade e a eficiência dos colaboradores.</w:t>
      </w:r>
    </w:p>
    <w:p w14:paraId="562BBE54" w14:textId="77777777" w:rsidR="00952B24" w:rsidRPr="006C7C8A" w:rsidRDefault="00952B24" w:rsidP="00636725">
      <w:pPr>
        <w:spacing w:line="360" w:lineRule="auto"/>
        <w:jc w:val="both"/>
        <w:rPr>
          <w:rFonts w:ascii="Times New Roman" w:hAnsi="Times New Roman" w:cs="Times New Roman"/>
        </w:rPr>
      </w:pPr>
      <w:r w:rsidRPr="006C7C8A">
        <w:rPr>
          <w:rFonts w:ascii="Times New Roman" w:hAnsi="Times New Roman" w:cs="Times New Roman"/>
        </w:rPr>
        <w:t>Entre os principais desafios identificados, destacam-se:</w:t>
      </w:r>
    </w:p>
    <w:p w14:paraId="6731838A" w14:textId="77777777" w:rsidR="00952B24" w:rsidRPr="006C7C8A" w:rsidRDefault="00952B24" w:rsidP="00636725">
      <w:pPr>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Interface pouco intuitiva e limitada, dificultando a navegação e o uso eficiente por parte dos funcionários; </w:t>
      </w:r>
    </w:p>
    <w:p w14:paraId="71903BF7" w14:textId="77777777" w:rsidR="00952B24" w:rsidRPr="006C7C8A" w:rsidRDefault="00952B24" w:rsidP="00636725">
      <w:pPr>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Restrição de funcionalidades, como a ausência ou limitação no envio e gestão de comprovativos digitais; </w:t>
      </w:r>
    </w:p>
    <w:p w14:paraId="45597614" w14:textId="77777777" w:rsidR="00952B24" w:rsidRPr="006C7C8A" w:rsidRDefault="00952B24" w:rsidP="00636725">
      <w:pPr>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Dificuldade na visualização e análise de informações, como o histórico de pagamentos e avaliação de risco dos clientes; </w:t>
      </w:r>
    </w:p>
    <w:p w14:paraId="1413C724" w14:textId="77777777" w:rsidR="00952B24" w:rsidRPr="006C7C8A" w:rsidRDefault="00952B24" w:rsidP="00636725">
      <w:pPr>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Baixa flexibilidade de acesso, não sendo totalmente adaptado a ambientes web modernos; </w:t>
      </w:r>
    </w:p>
    <w:p w14:paraId="55CB7CCE" w14:textId="77777777" w:rsidR="00952B24" w:rsidRPr="006C7C8A" w:rsidRDefault="00952B24" w:rsidP="00636725">
      <w:pPr>
        <w:numPr>
          <w:ilvl w:val="0"/>
          <w:numId w:val="1"/>
        </w:numPr>
        <w:spacing w:line="360" w:lineRule="auto"/>
        <w:jc w:val="both"/>
        <w:rPr>
          <w:rFonts w:ascii="Times New Roman" w:hAnsi="Times New Roman" w:cs="Times New Roman"/>
        </w:rPr>
      </w:pPr>
      <w:r w:rsidRPr="006C7C8A">
        <w:rPr>
          <w:rFonts w:ascii="Times New Roman" w:hAnsi="Times New Roman" w:cs="Times New Roman"/>
        </w:rPr>
        <w:t xml:space="preserve">Processos parcialmente manuais, que podem aumentar o risco de erros e atrasos nas operações. </w:t>
      </w:r>
    </w:p>
    <w:p w14:paraId="7B030C66" w14:textId="3D78EBDC" w:rsidR="007944BE" w:rsidRDefault="00952B24" w:rsidP="00636725">
      <w:pPr>
        <w:spacing w:line="360" w:lineRule="auto"/>
        <w:jc w:val="both"/>
        <w:rPr>
          <w:rFonts w:ascii="Times New Roman" w:hAnsi="Times New Roman" w:cs="Times New Roman"/>
        </w:rPr>
      </w:pPr>
      <w:r w:rsidRPr="006C7C8A">
        <w:rPr>
          <w:rFonts w:ascii="Times New Roman" w:hAnsi="Times New Roman" w:cs="Times New Roman"/>
        </w:rPr>
        <w:t>Essas limitações tornam o processo de gestão de microcrédito menos eficiente, afetando a tomada de decisão e a qualidade do atendimento aos clientes.</w:t>
      </w:r>
    </w:p>
    <w:p w14:paraId="074F2FAF" w14:textId="77777777" w:rsidR="003E43C5" w:rsidRDefault="003E43C5" w:rsidP="00636725">
      <w:pPr>
        <w:spacing w:line="360" w:lineRule="auto"/>
        <w:jc w:val="both"/>
        <w:rPr>
          <w:rFonts w:ascii="Times New Roman" w:hAnsi="Times New Roman" w:cs="Times New Roman"/>
        </w:rPr>
      </w:pPr>
    </w:p>
    <w:p w14:paraId="030646FC" w14:textId="77777777" w:rsidR="003E43C5" w:rsidRDefault="003E43C5" w:rsidP="00636725">
      <w:pPr>
        <w:spacing w:line="360" w:lineRule="auto"/>
        <w:jc w:val="both"/>
        <w:rPr>
          <w:rFonts w:ascii="Times New Roman" w:hAnsi="Times New Roman" w:cs="Times New Roman"/>
        </w:rPr>
      </w:pPr>
    </w:p>
    <w:p w14:paraId="36711FCD" w14:textId="77777777" w:rsidR="003E43C5" w:rsidRDefault="003E43C5" w:rsidP="00636725">
      <w:pPr>
        <w:spacing w:line="360" w:lineRule="auto"/>
        <w:jc w:val="both"/>
        <w:rPr>
          <w:rFonts w:ascii="Times New Roman" w:hAnsi="Times New Roman" w:cs="Times New Roman"/>
        </w:rPr>
      </w:pPr>
    </w:p>
    <w:p w14:paraId="55B1CB35" w14:textId="77777777" w:rsidR="003E43C5" w:rsidRDefault="003E43C5" w:rsidP="00636725">
      <w:pPr>
        <w:spacing w:line="360" w:lineRule="auto"/>
        <w:jc w:val="both"/>
        <w:rPr>
          <w:rFonts w:ascii="Times New Roman" w:hAnsi="Times New Roman" w:cs="Times New Roman"/>
        </w:rPr>
      </w:pPr>
    </w:p>
    <w:p w14:paraId="0987DD43" w14:textId="77777777" w:rsidR="003E43C5" w:rsidRPr="00D16525" w:rsidRDefault="003E43C5" w:rsidP="00636725">
      <w:pPr>
        <w:spacing w:line="360" w:lineRule="auto"/>
        <w:jc w:val="both"/>
        <w:rPr>
          <w:rFonts w:ascii="Times New Roman" w:hAnsi="Times New Roman" w:cs="Times New Roman"/>
        </w:rPr>
      </w:pPr>
    </w:p>
    <w:p w14:paraId="0B123EFD" w14:textId="595357AB" w:rsidR="00952B24" w:rsidRPr="008C4F33" w:rsidRDefault="004E5D7D" w:rsidP="00636725">
      <w:pPr>
        <w:pStyle w:val="Ttulo2"/>
        <w:spacing w:line="360" w:lineRule="auto"/>
        <w:jc w:val="both"/>
        <w:rPr>
          <w:sz w:val="28"/>
          <w:szCs w:val="28"/>
        </w:rPr>
      </w:pPr>
      <w:r>
        <w:rPr>
          <w:sz w:val="28"/>
          <w:szCs w:val="28"/>
        </w:rPr>
        <w:lastRenderedPageBreak/>
        <w:t xml:space="preserve"> </w:t>
      </w:r>
      <w:bookmarkStart w:id="155" w:name="_Toc232526504"/>
      <w:r w:rsidR="00E05413" w:rsidRPr="008C4F33">
        <w:rPr>
          <w:sz w:val="28"/>
          <w:szCs w:val="28"/>
        </w:rPr>
        <w:t>Objetivo</w:t>
      </w:r>
      <w:r w:rsidR="00D16525" w:rsidRPr="008C4F33">
        <w:rPr>
          <w:sz w:val="28"/>
          <w:szCs w:val="28"/>
        </w:rPr>
        <w:t xml:space="preserve"> Geral</w:t>
      </w:r>
      <w:bookmarkEnd w:id="155"/>
    </w:p>
    <w:p w14:paraId="19D56CBA" w14:textId="429EEFF6" w:rsidR="00952B24" w:rsidRPr="006C7C8A" w:rsidRDefault="00874777" w:rsidP="00636725">
      <w:pPr>
        <w:spacing w:line="360" w:lineRule="auto"/>
        <w:ind w:firstLine="426"/>
        <w:jc w:val="both"/>
        <w:rPr>
          <w:rFonts w:ascii="Times New Roman" w:hAnsi="Times New Roman" w:cs="Times New Roman"/>
        </w:rPr>
      </w:pPr>
      <w:r w:rsidRPr="00874777">
        <w:rPr>
          <w:rFonts w:ascii="Times New Roman" w:hAnsi="Times New Roman" w:cs="Times New Roman"/>
        </w:rPr>
        <w:t>Desenvolver um sistema web moderno, seguro e eficiente para a gestão das operações de microcrédito na KixiCrédito, permitindo o cadastro e gestão de clientes, o registo e acompanhamento de empréstimos, o controlo de desembolsos e reembolsos, a monitorização do estado dos créditos e a geração de relatórios e indicadores estatísticos, com o objetivo de melhorar a organização dos processos, a acessibilidade às informações, a segurança dos dados e o apoio à tomada de decisões dentro da instituição.</w:t>
      </w:r>
    </w:p>
    <w:p w14:paraId="6B03D69B" w14:textId="5B196DFD" w:rsidR="00952B24" w:rsidRPr="008C4F33" w:rsidRDefault="004E5D7D" w:rsidP="00636725">
      <w:pPr>
        <w:pStyle w:val="Ttulo2"/>
        <w:spacing w:line="360" w:lineRule="auto"/>
        <w:jc w:val="both"/>
        <w:rPr>
          <w:sz w:val="28"/>
          <w:szCs w:val="28"/>
        </w:rPr>
      </w:pPr>
      <w:r>
        <w:rPr>
          <w:sz w:val="28"/>
          <w:szCs w:val="28"/>
        </w:rPr>
        <w:t xml:space="preserve"> </w:t>
      </w:r>
      <w:bookmarkStart w:id="156" w:name="_Toc232526505"/>
      <w:r w:rsidR="00E05413" w:rsidRPr="008C4F33">
        <w:rPr>
          <w:sz w:val="28"/>
          <w:szCs w:val="28"/>
        </w:rPr>
        <w:t>Objetivo</w:t>
      </w:r>
      <w:r w:rsidR="00D16525" w:rsidRPr="008C4F33">
        <w:rPr>
          <w:sz w:val="28"/>
          <w:szCs w:val="28"/>
        </w:rPr>
        <w:t xml:space="preserve"> </w:t>
      </w:r>
      <w:r w:rsidR="00E05413" w:rsidRPr="008C4F33">
        <w:rPr>
          <w:sz w:val="28"/>
          <w:szCs w:val="28"/>
        </w:rPr>
        <w:t>Específico</w:t>
      </w:r>
      <w:bookmarkEnd w:id="156"/>
    </w:p>
    <w:p w14:paraId="48A493D3" w14:textId="77777777" w:rsidR="00D66D80" w:rsidRDefault="00D66D80" w:rsidP="00636725">
      <w:pPr>
        <w:pStyle w:val="NormalWeb"/>
        <w:spacing w:line="360" w:lineRule="auto"/>
        <w:jc w:val="both"/>
      </w:pPr>
      <w:r>
        <w:t>• Levantar e analisar os requisitos da KixiCrédito, identificando as necessidades relacionadas à gestão das operações de microcrédito;</w:t>
      </w:r>
    </w:p>
    <w:p w14:paraId="6CC7DBBE" w14:textId="77777777" w:rsidR="00D66D80" w:rsidRDefault="00D66D80" w:rsidP="00636725">
      <w:pPr>
        <w:pStyle w:val="NormalWeb"/>
        <w:spacing w:line="360" w:lineRule="auto"/>
        <w:jc w:val="both"/>
      </w:pPr>
      <w:r>
        <w:t>• Projetar a arquitetura de um sistema web capaz de suportar o registo, controlo e acompanhamento das operações financeiras da instituição;</w:t>
      </w:r>
    </w:p>
    <w:p w14:paraId="4A45FCE9" w14:textId="77777777" w:rsidR="00D66D80" w:rsidRDefault="00D66D80" w:rsidP="00636725">
      <w:pPr>
        <w:pStyle w:val="NormalWeb"/>
        <w:spacing w:line="360" w:lineRule="auto"/>
        <w:jc w:val="both"/>
      </w:pPr>
      <w:r>
        <w:t>• Desenvolver um módulo de autenticação para garantir o acesso seguro ao sistema através de utilizador e palavra-passe;</w:t>
      </w:r>
    </w:p>
    <w:p w14:paraId="7A045E44" w14:textId="77777777" w:rsidR="00D66D80" w:rsidRDefault="00D66D80" w:rsidP="00636725">
      <w:pPr>
        <w:pStyle w:val="NormalWeb"/>
        <w:spacing w:line="360" w:lineRule="auto"/>
        <w:jc w:val="both"/>
      </w:pPr>
      <w:r>
        <w:t>• Implementar funcionalidades para o cadastro, consulta, atualização e gestão de clientes;</w:t>
      </w:r>
    </w:p>
    <w:p w14:paraId="14A15EED" w14:textId="77777777" w:rsidR="00D66D80" w:rsidRDefault="00D66D80" w:rsidP="00636725">
      <w:pPr>
        <w:pStyle w:val="NormalWeb"/>
        <w:spacing w:line="360" w:lineRule="auto"/>
        <w:jc w:val="both"/>
      </w:pPr>
      <w:r>
        <w:t>• Desenvolver um módulo para o registo e acompanhamento de empréstimos concedidos aos clientes;</w:t>
      </w:r>
    </w:p>
    <w:p w14:paraId="0DC36645" w14:textId="77777777" w:rsidR="00D66D80" w:rsidRDefault="00D66D80" w:rsidP="00636725">
      <w:pPr>
        <w:pStyle w:val="NormalWeb"/>
        <w:spacing w:line="360" w:lineRule="auto"/>
        <w:jc w:val="both"/>
      </w:pPr>
      <w:r>
        <w:t>• Implementar funcionalidades para o controlo de desembolsos e acompanhamento do estado dos empréstimos;</w:t>
      </w:r>
    </w:p>
    <w:p w14:paraId="1C371313" w14:textId="77777777" w:rsidR="00D66D80" w:rsidRDefault="00D66D80" w:rsidP="00636725">
      <w:pPr>
        <w:pStyle w:val="NormalWeb"/>
        <w:spacing w:line="360" w:lineRule="auto"/>
        <w:jc w:val="both"/>
      </w:pPr>
      <w:r>
        <w:t>• Desenvolver mecanismos para o registo e gestão de reembolsos efetuados pelos clientes;</w:t>
      </w:r>
    </w:p>
    <w:p w14:paraId="07E3879D" w14:textId="77777777" w:rsidR="00D66D80" w:rsidRDefault="00D66D80" w:rsidP="00636725">
      <w:pPr>
        <w:pStyle w:val="NormalWeb"/>
        <w:spacing w:line="360" w:lineRule="auto"/>
        <w:jc w:val="both"/>
      </w:pPr>
      <w:r>
        <w:t>• Criar um painel de controlo (Dashboard) para apresentação de indicadores e informações relevantes sobre as operações da instituição;</w:t>
      </w:r>
    </w:p>
    <w:p w14:paraId="3ED63EFE" w14:textId="77777777" w:rsidR="00D66D80" w:rsidRDefault="00D66D80" w:rsidP="00636725">
      <w:pPr>
        <w:pStyle w:val="NormalWeb"/>
        <w:spacing w:line="360" w:lineRule="auto"/>
        <w:jc w:val="both"/>
      </w:pPr>
      <w:r>
        <w:t>• Desenvolver relatórios que permitam acompanhar o desempenho das operações de microcrédito e apoiar a tomada de decisões;</w:t>
      </w:r>
    </w:p>
    <w:p w14:paraId="3C3B6F83" w14:textId="77777777" w:rsidR="00D66D80" w:rsidRDefault="00D66D80" w:rsidP="00636725">
      <w:pPr>
        <w:pStyle w:val="NormalWeb"/>
        <w:spacing w:line="360" w:lineRule="auto"/>
        <w:jc w:val="both"/>
      </w:pPr>
      <w:r>
        <w:t>• Testar o sistema desenvolvido, avaliando a sua funcionalidade, usabilidade, segurança e desempenho;</w:t>
      </w:r>
    </w:p>
    <w:p w14:paraId="01BC55CC" w14:textId="392A020C" w:rsidR="003E43C5" w:rsidRDefault="00D66D80" w:rsidP="00636725">
      <w:pPr>
        <w:pStyle w:val="NormalWeb"/>
        <w:spacing w:line="360" w:lineRule="auto"/>
        <w:jc w:val="both"/>
      </w:pPr>
      <w:r>
        <w:lastRenderedPageBreak/>
        <w:t>• Propor melhorias e funcionalidades futuras que contribuam para a evolução contínua do sistema.</w:t>
      </w:r>
    </w:p>
    <w:p w14:paraId="27741B04" w14:textId="2105FF8B" w:rsidR="003A2A14" w:rsidRPr="008C4F33" w:rsidRDefault="004E5D7D" w:rsidP="00636725">
      <w:pPr>
        <w:pStyle w:val="Ttulo2"/>
        <w:spacing w:line="360" w:lineRule="auto"/>
        <w:jc w:val="both"/>
        <w:rPr>
          <w:sz w:val="28"/>
          <w:szCs w:val="28"/>
        </w:rPr>
      </w:pPr>
      <w:r>
        <w:rPr>
          <w:sz w:val="28"/>
          <w:szCs w:val="28"/>
        </w:rPr>
        <w:t xml:space="preserve"> </w:t>
      </w:r>
      <w:bookmarkStart w:id="157" w:name="_Toc232526506"/>
      <w:r w:rsidR="00D16525" w:rsidRPr="008C4F33">
        <w:rPr>
          <w:sz w:val="28"/>
          <w:szCs w:val="28"/>
        </w:rPr>
        <w:t>Justificativa</w:t>
      </w:r>
      <w:bookmarkEnd w:id="157"/>
    </w:p>
    <w:p w14:paraId="290B1A94" w14:textId="77777777" w:rsidR="006E4A5D" w:rsidRPr="006C7C8A" w:rsidRDefault="006E4A5D" w:rsidP="00636725">
      <w:pPr>
        <w:spacing w:line="360" w:lineRule="auto"/>
        <w:ind w:firstLine="426"/>
        <w:jc w:val="both"/>
        <w:rPr>
          <w:rFonts w:ascii="Times New Roman" w:hAnsi="Times New Roman" w:cs="Times New Roman"/>
        </w:rPr>
      </w:pPr>
      <w:r w:rsidRPr="006C7C8A">
        <w:rPr>
          <w:rFonts w:ascii="Times New Roman" w:hAnsi="Times New Roman" w:cs="Times New Roman"/>
        </w:rPr>
        <w:t>O crescimento das instituições de microfinanças tem aumentado significativamente a necessidade de sistemas de informação capazes de apoiar a gestão eficiente das operações financeiras e administrativas. Nesse contexto, a KixiCrédito desempenha um papel importante no apoio ao desenvolvimento econômico e social, oferecendo serviços de microcrédito para pequenos empreendedores e comunidades com acesso limitado ao sistema bancário tradicional.</w:t>
      </w:r>
    </w:p>
    <w:p w14:paraId="4F8D6ECA" w14:textId="77777777" w:rsidR="00D66D80" w:rsidRPr="00D66D80" w:rsidRDefault="00D66D80" w:rsidP="00636725">
      <w:pPr>
        <w:spacing w:line="360" w:lineRule="auto"/>
        <w:jc w:val="both"/>
        <w:rPr>
          <w:rFonts w:ascii="Times New Roman" w:hAnsi="Times New Roman" w:cs="Times New Roman"/>
        </w:rPr>
      </w:pPr>
      <w:r w:rsidRPr="00D66D80">
        <w:rPr>
          <w:rFonts w:ascii="Times New Roman" w:hAnsi="Times New Roman" w:cs="Times New Roman"/>
        </w:rPr>
        <w:t>Atualmente, muitas das atividades relacionadas ao registo e acompanhamento das operações de crédito podem apresentar dificuldades associadas ao controlo das informações, atualização de dados, consulta de históricos e produção de relatórios. Essas limitações podem resultar em atrasos operacionais, aumento da probabilidade de erros e dificuldades no acompanhamento das operações realizadas pela instituição.</w:t>
      </w:r>
    </w:p>
    <w:p w14:paraId="7FE00E40" w14:textId="77777777" w:rsidR="00D66D80" w:rsidRPr="00D66D80" w:rsidRDefault="00D66D80" w:rsidP="00636725">
      <w:pPr>
        <w:spacing w:line="360" w:lineRule="auto"/>
        <w:jc w:val="both"/>
        <w:rPr>
          <w:rFonts w:ascii="Times New Roman" w:hAnsi="Times New Roman" w:cs="Times New Roman"/>
        </w:rPr>
      </w:pPr>
      <w:r w:rsidRPr="00D66D80">
        <w:rPr>
          <w:rFonts w:ascii="Times New Roman" w:hAnsi="Times New Roman" w:cs="Times New Roman"/>
        </w:rPr>
        <w:t>Na KixiCrédito, a necessidade de um sistema integrado para gestão de clientes, empréstimos, desembolsos e reembolsos evidencia a importância da utilização de ferramentas tecnológicas capazes de centralizar as informações e facilitar o trabalho dos colaboradores. A inexistência de uma plataforma moderna e eficiente pode comprometer a rapidez no acesso aos dados e dificultar o processo de monitorização das operações financeiras.</w:t>
      </w:r>
    </w:p>
    <w:p w14:paraId="518FA968" w14:textId="77777777" w:rsidR="00D66D80" w:rsidRPr="00D66D80" w:rsidRDefault="00D66D80" w:rsidP="00636725">
      <w:pPr>
        <w:spacing w:line="360" w:lineRule="auto"/>
        <w:jc w:val="both"/>
        <w:rPr>
          <w:rFonts w:ascii="Times New Roman" w:hAnsi="Times New Roman" w:cs="Times New Roman"/>
        </w:rPr>
      </w:pPr>
      <w:r w:rsidRPr="00D66D80">
        <w:rPr>
          <w:rFonts w:ascii="Times New Roman" w:hAnsi="Times New Roman" w:cs="Times New Roman"/>
        </w:rPr>
        <w:t>Diante desse cenário, torna-se necessária a implementação de um sistema web que permita automatizar processos, organizar informações e melhorar o controlo das atividades relacionadas ao microcrédito. A solução proposta disponibiliza funcionalidades para cadastro e gestão de clientes, registo de empréstimos, controlo de desembolsos e reembolsos, acompanhamento do estado dos créditos e geração de relatórios e indicadores através de um painel de controlo (Dashboard).</w:t>
      </w:r>
    </w:p>
    <w:p w14:paraId="35D847E2" w14:textId="77777777" w:rsidR="006E4A5D" w:rsidRPr="006C7C8A" w:rsidRDefault="006E4A5D" w:rsidP="00636725">
      <w:pPr>
        <w:spacing w:line="360" w:lineRule="auto"/>
        <w:jc w:val="both"/>
        <w:rPr>
          <w:rFonts w:ascii="Times New Roman" w:hAnsi="Times New Roman" w:cs="Times New Roman"/>
        </w:rPr>
      </w:pPr>
    </w:p>
    <w:p w14:paraId="717345EC" w14:textId="77777777" w:rsidR="006E4A5D" w:rsidRPr="006C7C8A" w:rsidRDefault="006E4A5D" w:rsidP="00636725">
      <w:pPr>
        <w:spacing w:line="360" w:lineRule="auto"/>
        <w:jc w:val="both"/>
        <w:rPr>
          <w:rFonts w:ascii="Times New Roman" w:hAnsi="Times New Roman" w:cs="Times New Roman"/>
        </w:rPr>
      </w:pPr>
    </w:p>
    <w:p w14:paraId="0B856A4C" w14:textId="77777777" w:rsidR="00F60DB7" w:rsidRDefault="00F60DB7" w:rsidP="00636725">
      <w:pPr>
        <w:spacing w:line="360" w:lineRule="auto"/>
        <w:jc w:val="both"/>
        <w:rPr>
          <w:rFonts w:ascii="Times New Roman" w:hAnsi="Times New Roman" w:cs="Times New Roman"/>
        </w:rPr>
      </w:pPr>
    </w:p>
    <w:p w14:paraId="47B159CB" w14:textId="77777777" w:rsidR="003E43C5" w:rsidRPr="006C7C8A" w:rsidRDefault="003E43C5" w:rsidP="00636725">
      <w:pPr>
        <w:spacing w:line="360" w:lineRule="auto"/>
        <w:jc w:val="both"/>
        <w:rPr>
          <w:rFonts w:ascii="Times New Roman" w:hAnsi="Times New Roman" w:cs="Times New Roman"/>
        </w:rPr>
      </w:pPr>
    </w:p>
    <w:p w14:paraId="36F7F854" w14:textId="77777777" w:rsidR="00B21158" w:rsidRPr="008C4F33" w:rsidRDefault="00B21158" w:rsidP="00636725">
      <w:pPr>
        <w:pStyle w:val="Ttulo1"/>
        <w:spacing w:line="360" w:lineRule="auto"/>
        <w:rPr>
          <w:sz w:val="32"/>
          <w:szCs w:val="32"/>
        </w:rPr>
      </w:pPr>
      <w:bookmarkStart w:id="158" w:name="_Toc232526507"/>
      <w:r w:rsidRPr="008C4F33">
        <w:rPr>
          <w:sz w:val="32"/>
          <w:szCs w:val="32"/>
        </w:rPr>
        <w:lastRenderedPageBreak/>
        <w:t>CAPÍTULO 2 – REVISÃO DA LITERATURA E ENQUADRAMENTO TEÓRICO</w:t>
      </w:r>
      <w:bookmarkEnd w:id="158"/>
    </w:p>
    <w:p w14:paraId="1605FE82" w14:textId="77777777" w:rsidR="004A7DF9" w:rsidRPr="004A7DF9" w:rsidRDefault="004A7DF9" w:rsidP="00636725">
      <w:pPr>
        <w:pStyle w:val="PargrafodaLista"/>
        <w:keepNext/>
        <w:keepLines/>
        <w:numPr>
          <w:ilvl w:val="0"/>
          <w:numId w:val="2"/>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59" w:name="_Toc232003703"/>
      <w:bookmarkStart w:id="160" w:name="_Toc232003907"/>
      <w:bookmarkStart w:id="161" w:name="_Toc232004041"/>
      <w:bookmarkStart w:id="162" w:name="_Toc232004080"/>
      <w:bookmarkStart w:id="163" w:name="_Toc232004119"/>
      <w:bookmarkStart w:id="164" w:name="_Toc232004158"/>
      <w:bookmarkStart w:id="165" w:name="_Toc232004197"/>
      <w:bookmarkStart w:id="166" w:name="_Toc232475856"/>
      <w:bookmarkStart w:id="167" w:name="_Toc232524646"/>
      <w:bookmarkStart w:id="168" w:name="_Toc232526508"/>
      <w:bookmarkEnd w:id="159"/>
      <w:bookmarkEnd w:id="160"/>
      <w:bookmarkEnd w:id="161"/>
      <w:bookmarkEnd w:id="162"/>
      <w:bookmarkEnd w:id="163"/>
      <w:bookmarkEnd w:id="164"/>
      <w:bookmarkEnd w:id="165"/>
      <w:bookmarkEnd w:id="166"/>
      <w:bookmarkEnd w:id="167"/>
      <w:bookmarkEnd w:id="168"/>
    </w:p>
    <w:p w14:paraId="35DA966C" w14:textId="6B907C86" w:rsidR="00DB6130" w:rsidRPr="008C4F33" w:rsidRDefault="004E5D7D" w:rsidP="00636725">
      <w:pPr>
        <w:pStyle w:val="Ttulo2"/>
        <w:spacing w:line="360" w:lineRule="auto"/>
        <w:jc w:val="both"/>
        <w:rPr>
          <w:sz w:val="28"/>
          <w:szCs w:val="28"/>
        </w:rPr>
      </w:pPr>
      <w:r>
        <w:rPr>
          <w:sz w:val="28"/>
          <w:szCs w:val="28"/>
        </w:rPr>
        <w:t xml:space="preserve"> </w:t>
      </w:r>
      <w:bookmarkStart w:id="169" w:name="_Toc232526509"/>
      <w:r w:rsidR="00D16525" w:rsidRPr="008C4F33">
        <w:rPr>
          <w:sz w:val="28"/>
          <w:szCs w:val="28"/>
        </w:rPr>
        <w:t>Sistemas De Informação</w:t>
      </w:r>
      <w:bookmarkEnd w:id="169"/>
    </w:p>
    <w:p w14:paraId="1DC97611"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Os Sistemas de Informação (SI) são conjuntos organizados de recursos humanos, tecnológicos e procedimentais que permitem a recolha, processamento, armazenamento e distribuição de informações dentro de uma organização. Estes sistemas desempenham um papel fundamental na gestão empresarial, pois auxiliam no controlo das operações, na tomada de decisões e na melhoria da eficiência organizacional.</w:t>
      </w:r>
    </w:p>
    <w:p w14:paraId="54C332EE" w14:textId="28ECF608"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Segundo Laudon e Laudon (2020), os sistemas de informação transformam dados brutos em informações úteis, permitindo que gestores e colaboradores tomem decisões mais rápidas e precisas. </w:t>
      </w:r>
      <w:r w:rsidR="00E05413" w:rsidRPr="000016A9">
        <w:rPr>
          <w:rFonts w:ascii="Times New Roman" w:hAnsi="Times New Roman" w:cs="Times New Roman"/>
          <w:lang w:eastAsia="pt-PT"/>
        </w:rPr>
        <w:t>Atualmente</w:t>
      </w:r>
      <w:r w:rsidRPr="000016A9">
        <w:rPr>
          <w:rFonts w:ascii="Times New Roman" w:hAnsi="Times New Roman" w:cs="Times New Roman"/>
          <w:lang w:eastAsia="pt-PT"/>
        </w:rPr>
        <w:t>, praticamente todas as organizações dependem de sistemas de informação para gerir os seus processos internos e externos.</w:t>
      </w:r>
    </w:p>
    <w:p w14:paraId="5F85BC9C"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Nas instituições financeiras, os sistemas de informação são utilizados para gerir contas de clientes, operações de crédito, pagamentos, relatórios financeiros e análise de riscos. A utilização adequada destes sistemas contribui para a redução de erros, aumento da produtividade e melhoria da qualidade dos serviços prestados.</w:t>
      </w:r>
    </w:p>
    <w:p w14:paraId="28A198F2"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Entre os principais benefícios dos sistemas de informação destacam-se:</w:t>
      </w:r>
    </w:p>
    <w:p w14:paraId="5A754172"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Automatização de processos;</w:t>
      </w:r>
    </w:p>
    <w:p w14:paraId="5F5CA1D5"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Redução de erros operacionais;</w:t>
      </w:r>
    </w:p>
    <w:p w14:paraId="7FB94609"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Maior segurança dos dados;</w:t>
      </w:r>
    </w:p>
    <w:p w14:paraId="01C0C96D"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Rapidez no acesso às informações;</w:t>
      </w:r>
    </w:p>
    <w:p w14:paraId="5BFBFB57"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Apoio à tomada de decisões;</w:t>
      </w:r>
    </w:p>
    <w:p w14:paraId="6CE620E8" w14:textId="77777777" w:rsidR="00DB6130" w:rsidRPr="000016A9" w:rsidRDefault="00DB6130" w:rsidP="00636725">
      <w:pPr>
        <w:pStyle w:val="PargrafodaLista"/>
        <w:numPr>
          <w:ilvl w:val="0"/>
          <w:numId w:val="3"/>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Melhoria da comunicação organizacional.</w:t>
      </w:r>
    </w:p>
    <w:p w14:paraId="53894F21" w14:textId="1E9AE265"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No contexto da KixiCrédito, os sistemas de informação desempenham um papel essencial no acompanhamento das operações de microfinanças, permitindo o registo e controlo das </w:t>
      </w:r>
      <w:r w:rsidR="00E05413" w:rsidRPr="000016A9">
        <w:rPr>
          <w:rFonts w:ascii="Times New Roman" w:hAnsi="Times New Roman" w:cs="Times New Roman"/>
          <w:lang w:eastAsia="pt-PT"/>
        </w:rPr>
        <w:t>atividades</w:t>
      </w:r>
      <w:r w:rsidRPr="000016A9">
        <w:rPr>
          <w:rFonts w:ascii="Times New Roman" w:hAnsi="Times New Roman" w:cs="Times New Roman"/>
          <w:lang w:eastAsia="pt-PT"/>
        </w:rPr>
        <w:t xml:space="preserve"> relacionadas aos clientes e aos empréstimos concedidos.</w:t>
      </w:r>
    </w:p>
    <w:p w14:paraId="45CD51EE" w14:textId="77777777" w:rsidR="000016A9" w:rsidRDefault="000016A9" w:rsidP="00636725">
      <w:pPr>
        <w:spacing w:line="360" w:lineRule="auto"/>
        <w:jc w:val="both"/>
        <w:rPr>
          <w:rFonts w:ascii="Times New Roman" w:hAnsi="Times New Roman" w:cs="Times New Roman"/>
          <w:lang w:eastAsia="pt-PT"/>
        </w:rPr>
      </w:pPr>
    </w:p>
    <w:p w14:paraId="4F2CD409" w14:textId="77777777" w:rsidR="00CF6F34" w:rsidRPr="000016A9" w:rsidRDefault="00CF6F34" w:rsidP="00636725">
      <w:pPr>
        <w:spacing w:line="360" w:lineRule="auto"/>
        <w:jc w:val="both"/>
        <w:rPr>
          <w:rFonts w:ascii="Times New Roman" w:hAnsi="Times New Roman" w:cs="Times New Roman"/>
          <w:lang w:eastAsia="pt-PT"/>
        </w:rPr>
      </w:pPr>
    </w:p>
    <w:p w14:paraId="55AD7FBA" w14:textId="171068C8" w:rsidR="00DB6130" w:rsidRPr="008C4F33" w:rsidRDefault="004E5D7D" w:rsidP="00636725">
      <w:pPr>
        <w:pStyle w:val="Ttulo2"/>
        <w:spacing w:line="360" w:lineRule="auto"/>
        <w:jc w:val="both"/>
        <w:rPr>
          <w:sz w:val="28"/>
          <w:szCs w:val="28"/>
        </w:rPr>
      </w:pPr>
      <w:r>
        <w:rPr>
          <w:sz w:val="28"/>
          <w:szCs w:val="28"/>
        </w:rPr>
        <w:lastRenderedPageBreak/>
        <w:t xml:space="preserve"> </w:t>
      </w:r>
      <w:bookmarkStart w:id="170" w:name="_Toc232526510"/>
      <w:r w:rsidR="00D16525" w:rsidRPr="008C4F33">
        <w:rPr>
          <w:sz w:val="28"/>
          <w:szCs w:val="28"/>
        </w:rPr>
        <w:t>Sistemas Web</w:t>
      </w:r>
      <w:bookmarkEnd w:id="170"/>
    </w:p>
    <w:p w14:paraId="7C09DB22"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Os sistemas web são aplicações desenvolvidas para funcionar através de navegadores de internet, permitindo que os utilizadores acedam às informações de qualquer local com ligação à rede. Diferentemente dos sistemas tradicionais instalados localmente, os sistemas web oferecem maior flexibilidade, facilidade de manutenção e acessibilidade.</w:t>
      </w:r>
    </w:p>
    <w:p w14:paraId="01661EBF" w14:textId="365C6413" w:rsidR="000016A9"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De acordo com Pressman (2016), os sistemas web tornaram-se uma das principais formas de disponibilização de serviços digitais devido à sua capacidade de integração e facilidade de utilização. </w:t>
      </w:r>
      <w:r w:rsidR="00E05413" w:rsidRPr="000016A9">
        <w:rPr>
          <w:rFonts w:ascii="Times New Roman" w:hAnsi="Times New Roman" w:cs="Times New Roman"/>
          <w:lang w:eastAsia="pt-PT"/>
        </w:rPr>
        <w:t>Atualmente</w:t>
      </w:r>
      <w:r w:rsidRPr="000016A9">
        <w:rPr>
          <w:rFonts w:ascii="Times New Roman" w:hAnsi="Times New Roman" w:cs="Times New Roman"/>
          <w:lang w:eastAsia="pt-PT"/>
        </w:rPr>
        <w:t xml:space="preserve">, empresas de diversos sectores </w:t>
      </w:r>
      <w:r w:rsidR="00E05413" w:rsidRPr="000016A9">
        <w:rPr>
          <w:rFonts w:ascii="Times New Roman" w:hAnsi="Times New Roman" w:cs="Times New Roman"/>
          <w:lang w:eastAsia="pt-PT"/>
        </w:rPr>
        <w:t>adotam</w:t>
      </w:r>
      <w:r w:rsidRPr="000016A9">
        <w:rPr>
          <w:rFonts w:ascii="Times New Roman" w:hAnsi="Times New Roman" w:cs="Times New Roman"/>
          <w:lang w:eastAsia="pt-PT"/>
        </w:rPr>
        <w:t xml:space="preserve"> sistemas web para gerir os seus processos internos e melhorar a prestação de serviços.</w:t>
      </w:r>
    </w:p>
    <w:p w14:paraId="2DF61840" w14:textId="70CCF1D3"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características dos sistemas web incluem:</w:t>
      </w:r>
    </w:p>
    <w:p w14:paraId="550D1E13"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Acesso remoto através da internet;</w:t>
      </w:r>
    </w:p>
    <w:p w14:paraId="73479C09" w14:textId="77777777" w:rsidR="00DB6130" w:rsidRPr="000016A9" w:rsidRDefault="00DB6130" w:rsidP="00636725">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Centralização das informações;</w:t>
      </w:r>
    </w:p>
    <w:p w14:paraId="1D39FD02" w14:textId="40B3A638" w:rsidR="00DB6130" w:rsidRPr="000016A9" w:rsidRDefault="00DB6130" w:rsidP="00636725">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 xml:space="preserve">Facilidade de </w:t>
      </w:r>
      <w:r w:rsidR="00E05413" w:rsidRPr="000016A9">
        <w:rPr>
          <w:rFonts w:ascii="Times New Roman" w:hAnsi="Times New Roman" w:cs="Times New Roman"/>
          <w:lang w:eastAsia="pt-PT"/>
        </w:rPr>
        <w:t>atualização</w:t>
      </w:r>
      <w:r w:rsidRPr="000016A9">
        <w:rPr>
          <w:rFonts w:ascii="Times New Roman" w:hAnsi="Times New Roman" w:cs="Times New Roman"/>
          <w:lang w:eastAsia="pt-PT"/>
        </w:rPr>
        <w:t>;</w:t>
      </w:r>
    </w:p>
    <w:p w14:paraId="54ABF364" w14:textId="77777777" w:rsidR="00DB6130" w:rsidRPr="000016A9" w:rsidRDefault="00DB6130" w:rsidP="00636725">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Compatibilidade com diferentes dispositivos;</w:t>
      </w:r>
    </w:p>
    <w:p w14:paraId="63A52FF9" w14:textId="77777777" w:rsidR="00DB6130" w:rsidRPr="000016A9" w:rsidRDefault="00DB6130" w:rsidP="00636725">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Escalabilidade;</w:t>
      </w:r>
    </w:p>
    <w:p w14:paraId="532E4BD5" w14:textId="77777777" w:rsidR="00DB6130" w:rsidRPr="000016A9" w:rsidRDefault="00DB6130" w:rsidP="00636725">
      <w:pPr>
        <w:pStyle w:val="PargrafodaLista"/>
        <w:numPr>
          <w:ilvl w:val="0"/>
          <w:numId w:val="4"/>
        </w:numPr>
        <w:spacing w:line="360" w:lineRule="auto"/>
        <w:jc w:val="both"/>
        <w:rPr>
          <w:rFonts w:ascii="Times New Roman" w:hAnsi="Times New Roman" w:cs="Times New Roman"/>
          <w:lang w:eastAsia="pt-PT"/>
        </w:rPr>
      </w:pPr>
      <w:r w:rsidRPr="000016A9">
        <w:rPr>
          <w:rFonts w:ascii="Times New Roman" w:hAnsi="Times New Roman" w:cs="Times New Roman"/>
          <w:lang w:eastAsia="pt-PT"/>
        </w:rPr>
        <w:t>Segurança na gestão dos dados.</w:t>
      </w:r>
    </w:p>
    <w:p w14:paraId="32200531" w14:textId="6A4F9822"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A </w:t>
      </w:r>
      <w:r w:rsidR="00E05413" w:rsidRPr="000016A9">
        <w:rPr>
          <w:rFonts w:ascii="Times New Roman" w:hAnsi="Times New Roman" w:cs="Times New Roman"/>
          <w:lang w:eastAsia="pt-PT"/>
        </w:rPr>
        <w:t>arquitetura</w:t>
      </w:r>
      <w:r w:rsidRPr="000016A9">
        <w:rPr>
          <w:rFonts w:ascii="Times New Roman" w:hAnsi="Times New Roman" w:cs="Times New Roman"/>
          <w:lang w:eastAsia="pt-PT"/>
        </w:rPr>
        <w:t xml:space="preserve"> mais comum utilizada nestes sistemas é a </w:t>
      </w:r>
      <w:r w:rsidR="00E05413" w:rsidRPr="000016A9">
        <w:rPr>
          <w:rFonts w:ascii="Times New Roman" w:hAnsi="Times New Roman" w:cs="Times New Roman"/>
          <w:lang w:eastAsia="pt-PT"/>
        </w:rPr>
        <w:t>arquitetura</w:t>
      </w:r>
      <w:r w:rsidRPr="000016A9">
        <w:rPr>
          <w:rFonts w:ascii="Times New Roman" w:hAnsi="Times New Roman" w:cs="Times New Roman"/>
          <w:lang w:eastAsia="pt-PT"/>
        </w:rPr>
        <w:t xml:space="preserve"> cliente-servidor. Nesta </w:t>
      </w:r>
      <w:r w:rsidR="00E05413" w:rsidRPr="000016A9">
        <w:rPr>
          <w:rFonts w:ascii="Times New Roman" w:hAnsi="Times New Roman" w:cs="Times New Roman"/>
          <w:lang w:eastAsia="pt-PT"/>
        </w:rPr>
        <w:t>arquitetura</w:t>
      </w:r>
      <w:r w:rsidRPr="000016A9">
        <w:rPr>
          <w:rFonts w:ascii="Times New Roman" w:hAnsi="Times New Roman" w:cs="Times New Roman"/>
          <w:lang w:eastAsia="pt-PT"/>
        </w:rPr>
        <w:t>, o cliente corresponde ao navegador utilizado pelo utilizador, enquanto o servidor é responsável pelo processamento das solicitações e armazenamento das informações.</w:t>
      </w:r>
    </w:p>
    <w:p w14:paraId="11740856" w14:textId="4071B1FF"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A </w:t>
      </w:r>
      <w:r w:rsidR="00E05413" w:rsidRPr="000016A9">
        <w:rPr>
          <w:rFonts w:ascii="Times New Roman" w:hAnsi="Times New Roman" w:cs="Times New Roman"/>
          <w:lang w:eastAsia="pt-PT"/>
        </w:rPr>
        <w:t>adoção</w:t>
      </w:r>
      <w:r w:rsidRPr="000016A9">
        <w:rPr>
          <w:rFonts w:ascii="Times New Roman" w:hAnsi="Times New Roman" w:cs="Times New Roman"/>
          <w:lang w:eastAsia="pt-PT"/>
        </w:rPr>
        <w:t xml:space="preserve"> de sistemas web permite às organizações melhorar significativamente a eficiência operacional, reduzindo custos de manutenção e facilitando a gestão das informações.</w:t>
      </w:r>
    </w:p>
    <w:p w14:paraId="2B70956C" w14:textId="0DF1F9FF" w:rsidR="00DB6130" w:rsidRPr="008C4F33" w:rsidRDefault="004E5D7D" w:rsidP="00636725">
      <w:pPr>
        <w:pStyle w:val="Ttulo2"/>
        <w:spacing w:line="360" w:lineRule="auto"/>
        <w:jc w:val="both"/>
        <w:rPr>
          <w:sz w:val="28"/>
          <w:szCs w:val="28"/>
        </w:rPr>
      </w:pPr>
      <w:r>
        <w:rPr>
          <w:sz w:val="28"/>
          <w:szCs w:val="28"/>
        </w:rPr>
        <w:t xml:space="preserve"> </w:t>
      </w:r>
      <w:bookmarkStart w:id="171" w:name="_Toc232526511"/>
      <w:r w:rsidR="00D16525" w:rsidRPr="008C4F33">
        <w:rPr>
          <w:sz w:val="28"/>
          <w:szCs w:val="28"/>
        </w:rPr>
        <w:t>Microfinanças</w:t>
      </w:r>
      <w:bookmarkEnd w:id="171"/>
    </w:p>
    <w:p w14:paraId="19212355"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As microfinanças correspondem ao conjunto de serviços financeiros destinados a pessoas de baixa renda e pequenos empreendedores que possuem acesso limitado ao sistema bancário tradicional. Estes serviços incluem microcrédito, poupança, seguros e transferências financeiras.</w:t>
      </w:r>
    </w:p>
    <w:p w14:paraId="27553837"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lastRenderedPageBreak/>
        <w:t>Segundo Yunus (2007), considerado o pioneiro do microcrédito moderno, as microfinanças constituem uma ferramenta importante para o combate à pobreza e promoção do desenvolvimento económico local.</w:t>
      </w:r>
    </w:p>
    <w:p w14:paraId="0B5A62A3" w14:textId="64C656CE"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O microcrédito é um dos principais instrumentos das microfinanças e consiste na concessão de pequenos empréstimos destinados ao financiamento de atividades produtivas. Este mecanismo permite que pequenos empreendedores obtenham recursos financeiros para iniciar ou expandir os seus negócios.</w:t>
      </w:r>
    </w:p>
    <w:p w14:paraId="2586B3B9"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microfinanças apresentam diversas vantagens sociais e económicas, entre elas:</w:t>
      </w:r>
    </w:p>
    <w:p w14:paraId="3BA99600" w14:textId="77777777" w:rsidR="00DB6130" w:rsidRPr="00CF6F34" w:rsidRDefault="00DB6130" w:rsidP="00636725">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Promoção do empreendedorismo;</w:t>
      </w:r>
    </w:p>
    <w:p w14:paraId="73EC5703" w14:textId="77777777" w:rsidR="00DB6130" w:rsidRPr="00CF6F34" w:rsidRDefault="00DB6130" w:rsidP="00636725">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Geração de emprego e renda;</w:t>
      </w:r>
    </w:p>
    <w:p w14:paraId="4CD30633" w14:textId="77777777" w:rsidR="00DB6130" w:rsidRPr="00CF6F34" w:rsidRDefault="00DB6130" w:rsidP="00636725">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pobreza;</w:t>
      </w:r>
    </w:p>
    <w:p w14:paraId="56A1B2F6" w14:textId="77777777" w:rsidR="00DB6130" w:rsidRPr="00CF6F34" w:rsidRDefault="00DB6130" w:rsidP="00636725">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Inclusão financeira;</w:t>
      </w:r>
    </w:p>
    <w:p w14:paraId="145B5871" w14:textId="77777777" w:rsidR="00DB6130" w:rsidRPr="00CF6F34" w:rsidRDefault="00DB6130" w:rsidP="00636725">
      <w:pPr>
        <w:pStyle w:val="PargrafodaLista"/>
        <w:numPr>
          <w:ilvl w:val="0"/>
          <w:numId w:val="6"/>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Desenvolvimento das comunidades locais.</w:t>
      </w:r>
    </w:p>
    <w:p w14:paraId="0F5CAF0F" w14:textId="32223365"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Em Angola, instituições como a KixiCrédito desempenham um papel importante no apoio aos pequenos empreendedores, contribuindo para o crescimento económico e fortalecimento das </w:t>
      </w:r>
      <w:r w:rsidR="00E05413" w:rsidRPr="000016A9">
        <w:rPr>
          <w:rFonts w:ascii="Times New Roman" w:hAnsi="Times New Roman" w:cs="Times New Roman"/>
          <w:lang w:eastAsia="pt-PT"/>
        </w:rPr>
        <w:t>atividades</w:t>
      </w:r>
      <w:r w:rsidRPr="000016A9">
        <w:rPr>
          <w:rFonts w:ascii="Times New Roman" w:hAnsi="Times New Roman" w:cs="Times New Roman"/>
          <w:lang w:eastAsia="pt-PT"/>
        </w:rPr>
        <w:t xml:space="preserve"> produtivas.</w:t>
      </w:r>
    </w:p>
    <w:p w14:paraId="71B49B47" w14:textId="5A4E6E80" w:rsidR="00DB6130" w:rsidRPr="008C4F33" w:rsidRDefault="004E5D7D" w:rsidP="00636725">
      <w:pPr>
        <w:pStyle w:val="Ttulo2"/>
        <w:spacing w:line="360" w:lineRule="auto"/>
        <w:jc w:val="both"/>
        <w:rPr>
          <w:rStyle w:val="Ttulo2Carter"/>
          <w:b/>
          <w:bCs/>
          <w:sz w:val="28"/>
          <w:szCs w:val="28"/>
        </w:rPr>
      </w:pPr>
      <w:r>
        <w:rPr>
          <w:rStyle w:val="Ttulo2Carter"/>
          <w:b/>
          <w:bCs/>
          <w:sz w:val="28"/>
          <w:szCs w:val="28"/>
        </w:rPr>
        <w:t xml:space="preserve"> </w:t>
      </w:r>
      <w:bookmarkStart w:id="172" w:name="_Toc232526512"/>
      <w:r w:rsidR="00D16525" w:rsidRPr="008C4F33">
        <w:rPr>
          <w:rStyle w:val="Ttulo2Carter"/>
          <w:b/>
          <w:bCs/>
          <w:sz w:val="28"/>
          <w:szCs w:val="28"/>
        </w:rPr>
        <w:t>Gestão Das Operações De Microfinanças</w:t>
      </w:r>
      <w:bookmarkEnd w:id="172"/>
    </w:p>
    <w:p w14:paraId="38B5E1EA" w14:textId="4437D575"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A gestão das operações de microfinanças envolve o planeamento, controlo e acompanhamento das </w:t>
      </w:r>
      <w:r w:rsidR="00E05413" w:rsidRPr="000016A9">
        <w:rPr>
          <w:rFonts w:ascii="Times New Roman" w:hAnsi="Times New Roman" w:cs="Times New Roman"/>
          <w:lang w:eastAsia="pt-PT"/>
        </w:rPr>
        <w:t>atividades</w:t>
      </w:r>
      <w:r w:rsidRPr="000016A9">
        <w:rPr>
          <w:rFonts w:ascii="Times New Roman" w:hAnsi="Times New Roman" w:cs="Times New Roman"/>
          <w:lang w:eastAsia="pt-PT"/>
        </w:rPr>
        <w:t xml:space="preserve"> relacionadas aos clientes e aos empréstimos concedidos pela instituição financeira.</w:t>
      </w:r>
    </w:p>
    <w:p w14:paraId="34A88FDF"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Entre as principais actividades desenvolvidas destacam-se:</w:t>
      </w:r>
    </w:p>
    <w:p w14:paraId="41A42AE3"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Cadastro de clientes;</w:t>
      </w:r>
    </w:p>
    <w:p w14:paraId="520E2E3D"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Análise de crédito;</w:t>
      </w:r>
    </w:p>
    <w:p w14:paraId="0510C9F5"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Aprovação de empréstimos;</w:t>
      </w:r>
    </w:p>
    <w:p w14:paraId="70206FC7"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Desembolso de valores;</w:t>
      </w:r>
    </w:p>
    <w:p w14:paraId="276D12D7"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pagamentos;</w:t>
      </w:r>
    </w:p>
    <w:p w14:paraId="1E788B2A"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Reembolsos;</w:t>
      </w:r>
    </w:p>
    <w:p w14:paraId="117F818F"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Avaliação de risco;</w:t>
      </w:r>
    </w:p>
    <w:p w14:paraId="639A005F" w14:textId="77777777" w:rsidR="00DB6130" w:rsidRPr="00CF6F34" w:rsidRDefault="00DB6130" w:rsidP="00636725">
      <w:pPr>
        <w:pStyle w:val="PargrafodaLista"/>
        <w:numPr>
          <w:ilvl w:val="0"/>
          <w:numId w:val="5"/>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Emissão de relatórios.</w:t>
      </w:r>
    </w:p>
    <w:p w14:paraId="260D29E9"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lastRenderedPageBreak/>
        <w:t>Uma gestão eficiente destas operações permite aumentar a segurança financeira da instituição, melhorar o controlo administrativo e proporcionar maior qualidade no atendimento aos clientes.</w:t>
      </w:r>
    </w:p>
    <w:p w14:paraId="620D8A9D"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Com o crescimento do número de operações, torna-se fundamental a utilização de sistemas informatizados capazes de automatizar processos e garantir maior precisão na gestão dos dados.</w:t>
      </w:r>
    </w:p>
    <w:p w14:paraId="3C8B8100"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A utilização de sistemas web permite acompanhar em tempo real o histórico financeiro dos clientes, controlar pagamentos e reduzir significativamente a ocorrência de erros operacionais.</w:t>
      </w:r>
    </w:p>
    <w:p w14:paraId="4EE0C048" w14:textId="78D33969" w:rsidR="00DB6130" w:rsidRPr="008C4F33" w:rsidRDefault="004E5D7D" w:rsidP="00636725">
      <w:pPr>
        <w:pStyle w:val="Ttulo2"/>
        <w:spacing w:line="360" w:lineRule="auto"/>
        <w:jc w:val="both"/>
        <w:rPr>
          <w:sz w:val="28"/>
          <w:szCs w:val="28"/>
        </w:rPr>
      </w:pPr>
      <w:r>
        <w:rPr>
          <w:sz w:val="28"/>
          <w:szCs w:val="28"/>
        </w:rPr>
        <w:t xml:space="preserve"> </w:t>
      </w:r>
      <w:bookmarkStart w:id="173" w:name="_Toc232526513"/>
      <w:r w:rsidR="00D16525" w:rsidRPr="008C4F33">
        <w:rPr>
          <w:sz w:val="28"/>
          <w:szCs w:val="28"/>
        </w:rPr>
        <w:t>Bases de dados</w:t>
      </w:r>
      <w:bookmarkEnd w:id="173"/>
    </w:p>
    <w:p w14:paraId="1F3D577C" w14:textId="2D507B6A"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As bases de dados constituem conjuntos organizados de informações armazenadas </w:t>
      </w:r>
      <w:r w:rsidR="00E05413" w:rsidRPr="000016A9">
        <w:rPr>
          <w:rFonts w:ascii="Times New Roman" w:hAnsi="Times New Roman" w:cs="Times New Roman"/>
          <w:lang w:eastAsia="pt-PT"/>
        </w:rPr>
        <w:t>eletronicamente</w:t>
      </w:r>
      <w:r w:rsidRPr="000016A9">
        <w:rPr>
          <w:rFonts w:ascii="Times New Roman" w:hAnsi="Times New Roman" w:cs="Times New Roman"/>
          <w:lang w:eastAsia="pt-PT"/>
        </w:rPr>
        <w:t>, permitindo a gestão eficiente dos dados utilizados pelos sistemas de informação.</w:t>
      </w:r>
    </w:p>
    <w:p w14:paraId="0F51F4E9" w14:textId="77777777"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Segundo Silberschatz, Korth e Sudarshan (2019), uma base de dados deve garantir integridade, consistência, segurança e disponibilidade das informações armazenadas.</w:t>
      </w:r>
    </w:p>
    <w:p w14:paraId="562D3F59" w14:textId="7AC89A24"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Os Sistemas de Gestão de Bases de Dados (SGBD) são responsáveis pela administração dos dados e pelo controlo do acesso às informações. Entre os sistemas mais utilizados destaca-se o MySQL, amplamente </w:t>
      </w:r>
      <w:r w:rsidR="00E05413" w:rsidRPr="000016A9">
        <w:rPr>
          <w:rFonts w:ascii="Times New Roman" w:hAnsi="Times New Roman" w:cs="Times New Roman"/>
          <w:lang w:eastAsia="pt-PT"/>
        </w:rPr>
        <w:t>adotado</w:t>
      </w:r>
      <w:r w:rsidRPr="000016A9">
        <w:rPr>
          <w:rFonts w:ascii="Times New Roman" w:hAnsi="Times New Roman" w:cs="Times New Roman"/>
          <w:lang w:eastAsia="pt-PT"/>
        </w:rPr>
        <w:t xml:space="preserve"> no desenvolvimento de aplicações web.</w:t>
      </w:r>
    </w:p>
    <w:p w14:paraId="20E415B9"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As principais vantagens da utilização de bases de dados incluem:</w:t>
      </w:r>
    </w:p>
    <w:p w14:paraId="69220C42" w14:textId="77777777" w:rsidR="00DB6130" w:rsidRPr="000016A9" w:rsidRDefault="00DB6130" w:rsidP="00636725">
      <w:pPr>
        <w:spacing w:line="360" w:lineRule="auto"/>
        <w:jc w:val="both"/>
        <w:rPr>
          <w:rFonts w:ascii="Times New Roman" w:hAnsi="Times New Roman" w:cs="Times New Roman"/>
          <w:lang w:eastAsia="pt-PT"/>
        </w:rPr>
      </w:pPr>
      <w:r w:rsidRPr="000016A9">
        <w:rPr>
          <w:rFonts w:ascii="Times New Roman" w:hAnsi="Times New Roman" w:cs="Times New Roman"/>
          <w:lang w:eastAsia="pt-PT"/>
        </w:rPr>
        <w:t>Armazenamento estruturado das informações;</w:t>
      </w:r>
    </w:p>
    <w:p w14:paraId="5A3D26B4" w14:textId="77777777" w:rsidR="00DB6130" w:rsidRPr="00CF6F34" w:rsidRDefault="00DB6130" w:rsidP="00636725">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Segurança dos dados;</w:t>
      </w:r>
    </w:p>
    <w:p w14:paraId="7702A25A" w14:textId="77777777" w:rsidR="00DB6130" w:rsidRPr="00CF6F34" w:rsidRDefault="00DB6130" w:rsidP="00636725">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Rapidez nas consultas;</w:t>
      </w:r>
    </w:p>
    <w:p w14:paraId="3B1B442B" w14:textId="77777777" w:rsidR="00DB6130" w:rsidRPr="00CF6F34" w:rsidRDefault="00DB6130" w:rsidP="00636725">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Controlo de acesso;</w:t>
      </w:r>
    </w:p>
    <w:p w14:paraId="2012E7A3" w14:textId="12507E68" w:rsidR="00DB6130" w:rsidRPr="00CF6F34" w:rsidRDefault="00DB6130" w:rsidP="00636725">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 xml:space="preserve">Facilidade de </w:t>
      </w:r>
      <w:r w:rsidR="00E05413" w:rsidRPr="00CF6F34">
        <w:rPr>
          <w:rFonts w:ascii="Times New Roman" w:hAnsi="Times New Roman" w:cs="Times New Roman"/>
          <w:lang w:eastAsia="pt-PT"/>
        </w:rPr>
        <w:t>atualização</w:t>
      </w:r>
      <w:r w:rsidRPr="00CF6F34">
        <w:rPr>
          <w:rFonts w:ascii="Times New Roman" w:hAnsi="Times New Roman" w:cs="Times New Roman"/>
          <w:lang w:eastAsia="pt-PT"/>
        </w:rPr>
        <w:t>;</w:t>
      </w:r>
    </w:p>
    <w:p w14:paraId="104D0CAB" w14:textId="77777777" w:rsidR="00DB6130" w:rsidRPr="00CF6F34" w:rsidRDefault="00DB6130" w:rsidP="00636725">
      <w:pPr>
        <w:pStyle w:val="PargrafodaLista"/>
        <w:numPr>
          <w:ilvl w:val="0"/>
          <w:numId w:val="7"/>
        </w:numPr>
        <w:spacing w:line="360" w:lineRule="auto"/>
        <w:jc w:val="both"/>
        <w:rPr>
          <w:rFonts w:ascii="Times New Roman" w:hAnsi="Times New Roman" w:cs="Times New Roman"/>
          <w:lang w:eastAsia="pt-PT"/>
        </w:rPr>
      </w:pPr>
      <w:r w:rsidRPr="00CF6F34">
        <w:rPr>
          <w:rFonts w:ascii="Times New Roman" w:hAnsi="Times New Roman" w:cs="Times New Roman"/>
          <w:lang w:eastAsia="pt-PT"/>
        </w:rPr>
        <w:t>Redução da redundância de informações.</w:t>
      </w:r>
    </w:p>
    <w:p w14:paraId="76EBB54A" w14:textId="79BC4E01" w:rsidR="00DB6130"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No presente </w:t>
      </w:r>
      <w:r w:rsidR="00E05413" w:rsidRPr="000016A9">
        <w:rPr>
          <w:rFonts w:ascii="Times New Roman" w:hAnsi="Times New Roman" w:cs="Times New Roman"/>
          <w:lang w:eastAsia="pt-PT"/>
        </w:rPr>
        <w:t>projeto</w:t>
      </w:r>
      <w:r w:rsidRPr="000016A9">
        <w:rPr>
          <w:rFonts w:ascii="Times New Roman" w:hAnsi="Times New Roman" w:cs="Times New Roman"/>
          <w:lang w:eastAsia="pt-PT"/>
        </w:rPr>
        <w:t>, a base de dados será responsável pelo armazenamento dos dados dos clientes, pagamentos, desembolsos, reembolsos, comprovativos digitais e informações dos funcionários.</w:t>
      </w:r>
    </w:p>
    <w:p w14:paraId="71B28D10" w14:textId="77777777" w:rsidR="00CF6F34" w:rsidRDefault="00CF6F34" w:rsidP="00636725">
      <w:pPr>
        <w:spacing w:line="360" w:lineRule="auto"/>
        <w:jc w:val="both"/>
        <w:rPr>
          <w:rFonts w:ascii="Times New Roman" w:hAnsi="Times New Roman" w:cs="Times New Roman"/>
          <w:lang w:eastAsia="pt-PT"/>
        </w:rPr>
      </w:pPr>
    </w:p>
    <w:p w14:paraId="00DA07D0" w14:textId="77777777" w:rsidR="00CF6F34" w:rsidRPr="000016A9" w:rsidRDefault="00CF6F34" w:rsidP="00636725">
      <w:pPr>
        <w:spacing w:line="360" w:lineRule="auto"/>
        <w:jc w:val="both"/>
        <w:rPr>
          <w:rFonts w:ascii="Times New Roman" w:hAnsi="Times New Roman" w:cs="Times New Roman"/>
          <w:lang w:eastAsia="pt-PT"/>
        </w:rPr>
      </w:pPr>
    </w:p>
    <w:p w14:paraId="4B96C86D" w14:textId="43E5E8B9" w:rsidR="00DB6130" w:rsidRPr="008C4F33" w:rsidRDefault="004E5D7D" w:rsidP="00636725">
      <w:pPr>
        <w:pStyle w:val="Ttulo2"/>
        <w:spacing w:line="360" w:lineRule="auto"/>
        <w:jc w:val="both"/>
        <w:rPr>
          <w:sz w:val="28"/>
          <w:szCs w:val="28"/>
        </w:rPr>
      </w:pPr>
      <w:r>
        <w:rPr>
          <w:sz w:val="28"/>
          <w:szCs w:val="28"/>
        </w:rPr>
        <w:t xml:space="preserve"> </w:t>
      </w:r>
      <w:r w:rsidR="00820561">
        <w:rPr>
          <w:sz w:val="28"/>
          <w:szCs w:val="28"/>
        </w:rPr>
        <w:t xml:space="preserve"> </w:t>
      </w:r>
      <w:bookmarkStart w:id="174" w:name="_Toc232526514"/>
      <w:r w:rsidR="00D16525" w:rsidRPr="008C4F33">
        <w:rPr>
          <w:sz w:val="28"/>
          <w:szCs w:val="28"/>
        </w:rPr>
        <w:t>Tecnologias Utilizadas</w:t>
      </w:r>
      <w:bookmarkEnd w:id="174"/>
    </w:p>
    <w:p w14:paraId="7293D0D7"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Para o desenvolvimento do sistema proposto serão utilizadas diversas tecnologias voltadas ao desenvolvimento web.</w:t>
      </w:r>
    </w:p>
    <w:p w14:paraId="2BBFC0BE" w14:textId="77777777" w:rsidR="00DB6130" w:rsidRPr="00CF6F34" w:rsidRDefault="00DB6130" w:rsidP="00636725">
      <w:pPr>
        <w:pStyle w:val="Subttulo"/>
      </w:pPr>
      <w:r w:rsidRPr="00CF6F34">
        <w:t>HTML</w:t>
      </w:r>
    </w:p>
    <w:p w14:paraId="7651FD94"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O HTML (HyperText Markup Language) é a linguagem responsável pela estruturação das páginas web. Através desta linguagem são definidos os elementos que compõem a interface do sistema.</w:t>
      </w:r>
    </w:p>
    <w:p w14:paraId="427A1EB0" w14:textId="77777777" w:rsidR="00DB6130" w:rsidRPr="00EB6ADF" w:rsidRDefault="00DB6130" w:rsidP="00636725">
      <w:pPr>
        <w:pStyle w:val="Subttulo"/>
      </w:pPr>
      <w:r w:rsidRPr="00EB6ADF">
        <w:t>CSS</w:t>
      </w:r>
    </w:p>
    <w:p w14:paraId="61F80C98" w14:textId="2E2DA1BC"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O CSS (Cascading Style Sheets) é utilizado para controlar a apresentação visual das páginas, permitindo a definição de cores, fontes, espaçamentos e outros </w:t>
      </w:r>
      <w:r w:rsidR="00E05413" w:rsidRPr="000016A9">
        <w:rPr>
          <w:rFonts w:ascii="Times New Roman" w:hAnsi="Times New Roman" w:cs="Times New Roman"/>
          <w:lang w:eastAsia="pt-PT"/>
        </w:rPr>
        <w:t>aspetos</w:t>
      </w:r>
      <w:r w:rsidRPr="000016A9">
        <w:rPr>
          <w:rFonts w:ascii="Times New Roman" w:hAnsi="Times New Roman" w:cs="Times New Roman"/>
          <w:lang w:eastAsia="pt-PT"/>
        </w:rPr>
        <w:t xml:space="preserve"> relacionados ao design.</w:t>
      </w:r>
    </w:p>
    <w:p w14:paraId="04080814" w14:textId="77777777" w:rsidR="00DB6130" w:rsidRPr="00CF6F34" w:rsidRDefault="00DB6130" w:rsidP="00636725">
      <w:pPr>
        <w:pStyle w:val="Subttulo"/>
      </w:pPr>
      <w:r w:rsidRPr="00CF6F34">
        <w:t>JavaScript</w:t>
      </w:r>
    </w:p>
    <w:p w14:paraId="432A871C" w14:textId="2000CDBA"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O JavaScript é uma linguagem de programação utilizada para adicionar </w:t>
      </w:r>
      <w:r w:rsidR="00E05413" w:rsidRPr="000016A9">
        <w:rPr>
          <w:rFonts w:ascii="Times New Roman" w:hAnsi="Times New Roman" w:cs="Times New Roman"/>
          <w:lang w:eastAsia="pt-PT"/>
        </w:rPr>
        <w:t>interatividade</w:t>
      </w:r>
      <w:r w:rsidRPr="000016A9">
        <w:rPr>
          <w:rFonts w:ascii="Times New Roman" w:hAnsi="Times New Roman" w:cs="Times New Roman"/>
          <w:lang w:eastAsia="pt-PT"/>
        </w:rPr>
        <w:t xml:space="preserve"> e dinamismo às páginas web. Esta tecnologia permite realizar validações, manipular elementos da interface e melhorar a experiência do utilizador.</w:t>
      </w:r>
    </w:p>
    <w:p w14:paraId="518E1E94" w14:textId="77777777" w:rsidR="00DB6130" w:rsidRPr="00CF6F34" w:rsidRDefault="00DB6130" w:rsidP="00636725">
      <w:pPr>
        <w:pStyle w:val="Subttulo"/>
      </w:pPr>
      <w:r w:rsidRPr="00CF6F34">
        <w:t>PHP</w:t>
      </w:r>
    </w:p>
    <w:p w14:paraId="5437F2B3" w14:textId="2B0AC95A"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 xml:space="preserve">O PHP é uma linguagem de programação amplamente utilizada no desenvolvimento </w:t>
      </w:r>
      <w:r w:rsidR="00E05413" w:rsidRPr="000016A9">
        <w:rPr>
          <w:rFonts w:ascii="Times New Roman" w:hAnsi="Times New Roman" w:cs="Times New Roman"/>
          <w:lang w:eastAsia="pt-PT"/>
        </w:rPr>
        <w:t>acenda</w:t>
      </w:r>
      <w:r w:rsidRPr="000016A9">
        <w:rPr>
          <w:rFonts w:ascii="Times New Roman" w:hAnsi="Times New Roman" w:cs="Times New Roman"/>
          <w:lang w:eastAsia="pt-PT"/>
        </w:rPr>
        <w:t>. É responsável pelo processamento das informações e comunicação entre a aplicação e a base de dados.</w:t>
      </w:r>
    </w:p>
    <w:p w14:paraId="01669C31" w14:textId="77777777" w:rsidR="00DB6130" w:rsidRPr="00EB6ADF" w:rsidRDefault="00DB6130" w:rsidP="00636725">
      <w:pPr>
        <w:pStyle w:val="Subttulo"/>
      </w:pPr>
      <w:r w:rsidRPr="00EB6ADF">
        <w:t>MySQL</w:t>
      </w:r>
    </w:p>
    <w:p w14:paraId="5882AB23" w14:textId="77777777"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O MySQL é um sistema de gestão de bases de dados relacional utilizado para armazenar e gerir as informações do sistema. Destaca-se pela sua segurança, desempenho e facilidade de utilização.</w:t>
      </w:r>
    </w:p>
    <w:p w14:paraId="27EC456B" w14:textId="77777777" w:rsidR="00DB6130" w:rsidRPr="00EB6ADF" w:rsidRDefault="00DB6130" w:rsidP="00636725">
      <w:pPr>
        <w:pStyle w:val="Subttulo"/>
      </w:pPr>
      <w:r w:rsidRPr="00EB6ADF">
        <w:t>Visual Studio Code</w:t>
      </w:r>
    </w:p>
    <w:p w14:paraId="2E2FE7CC" w14:textId="77777777" w:rsidR="00DB6130"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O Visual Studio Code é um ambiente de desenvolvimento integrado utilizado para a escrita, organização e manutenção do código-fonte da aplicação.</w:t>
      </w:r>
    </w:p>
    <w:p w14:paraId="0AD84640" w14:textId="77777777" w:rsidR="00C45C12" w:rsidRPr="000016A9" w:rsidRDefault="00C45C12" w:rsidP="00636725">
      <w:pPr>
        <w:spacing w:line="360" w:lineRule="auto"/>
        <w:jc w:val="both"/>
        <w:rPr>
          <w:rFonts w:ascii="Times New Roman" w:hAnsi="Times New Roman" w:cs="Times New Roman"/>
          <w:lang w:eastAsia="pt-PT"/>
        </w:rPr>
      </w:pPr>
    </w:p>
    <w:p w14:paraId="7EDC5359" w14:textId="77777777" w:rsidR="00DB6130" w:rsidRPr="00CF6F34" w:rsidRDefault="00DB6130" w:rsidP="00636725">
      <w:pPr>
        <w:pStyle w:val="Subttulo"/>
      </w:pPr>
      <w:r w:rsidRPr="00CF6F34">
        <w:t>XAMPP</w:t>
      </w:r>
    </w:p>
    <w:p w14:paraId="7FB96073" w14:textId="5EDFC10C" w:rsidR="00DB6130" w:rsidRPr="000016A9" w:rsidRDefault="00DB6130" w:rsidP="00636725">
      <w:pPr>
        <w:spacing w:line="360" w:lineRule="auto"/>
        <w:ind w:firstLine="360"/>
        <w:jc w:val="both"/>
        <w:rPr>
          <w:rFonts w:ascii="Times New Roman" w:hAnsi="Times New Roman" w:cs="Times New Roman"/>
          <w:lang w:eastAsia="pt-PT"/>
        </w:rPr>
      </w:pPr>
      <w:r w:rsidRPr="000016A9">
        <w:rPr>
          <w:rFonts w:ascii="Times New Roman" w:hAnsi="Times New Roman" w:cs="Times New Roman"/>
          <w:lang w:eastAsia="pt-PT"/>
        </w:rPr>
        <w:t>O XAMPP é um pacote de software que integra Apache, PHP e MySQL, permitindo a execução local do sistema durante a fase de desenvolvimento e testes.</w:t>
      </w:r>
    </w:p>
    <w:p w14:paraId="386D2623" w14:textId="77777777" w:rsidR="00DB6130" w:rsidRPr="000016A9" w:rsidRDefault="00DB6130" w:rsidP="00636725">
      <w:pPr>
        <w:spacing w:line="360" w:lineRule="auto"/>
        <w:jc w:val="both"/>
        <w:rPr>
          <w:rFonts w:ascii="Times New Roman" w:hAnsi="Times New Roman" w:cs="Times New Roman"/>
          <w:lang w:eastAsia="pt-PT"/>
        </w:rPr>
      </w:pPr>
    </w:p>
    <w:p w14:paraId="0E1F5E11" w14:textId="42F26C43" w:rsidR="00DB6130" w:rsidRPr="008C4F33" w:rsidRDefault="004E5D7D" w:rsidP="00636725">
      <w:pPr>
        <w:pStyle w:val="Ttulo2"/>
        <w:spacing w:line="360" w:lineRule="auto"/>
        <w:jc w:val="both"/>
        <w:rPr>
          <w:sz w:val="28"/>
          <w:szCs w:val="28"/>
        </w:rPr>
      </w:pPr>
      <w:r>
        <w:rPr>
          <w:sz w:val="28"/>
          <w:szCs w:val="28"/>
        </w:rPr>
        <w:t xml:space="preserve"> </w:t>
      </w:r>
      <w:bookmarkStart w:id="175" w:name="_Toc232526515"/>
      <w:r w:rsidR="00D16525" w:rsidRPr="008C4F33">
        <w:rPr>
          <w:sz w:val="28"/>
          <w:szCs w:val="28"/>
        </w:rPr>
        <w:t>Síntese do capítulo</w:t>
      </w:r>
      <w:bookmarkEnd w:id="175"/>
    </w:p>
    <w:p w14:paraId="64687C5A" w14:textId="105441FF" w:rsidR="00DB6130" w:rsidRPr="000016A9" w:rsidRDefault="00DB6130" w:rsidP="00636725">
      <w:pPr>
        <w:spacing w:line="360" w:lineRule="auto"/>
        <w:ind w:firstLine="426"/>
        <w:jc w:val="both"/>
        <w:rPr>
          <w:rFonts w:ascii="Times New Roman" w:hAnsi="Times New Roman" w:cs="Times New Roman"/>
          <w:lang w:eastAsia="pt-PT"/>
        </w:rPr>
      </w:pPr>
      <w:r w:rsidRPr="000016A9">
        <w:rPr>
          <w:rFonts w:ascii="Times New Roman" w:hAnsi="Times New Roman" w:cs="Times New Roman"/>
          <w:lang w:eastAsia="pt-PT"/>
        </w:rPr>
        <w:t xml:space="preserve">Neste capítulo foram apresentados os principais conceitos relacionados aos sistemas de informação, sistemas web, microfinanças, gestão das operações financeiras, bases de dados e tecnologias utilizadas no desenvolvimento do </w:t>
      </w:r>
      <w:r w:rsidR="00E05413" w:rsidRPr="000016A9">
        <w:rPr>
          <w:rFonts w:ascii="Times New Roman" w:hAnsi="Times New Roman" w:cs="Times New Roman"/>
          <w:lang w:eastAsia="pt-PT"/>
        </w:rPr>
        <w:t>projeto</w:t>
      </w:r>
      <w:r w:rsidRPr="000016A9">
        <w:rPr>
          <w:rFonts w:ascii="Times New Roman" w:hAnsi="Times New Roman" w:cs="Times New Roman"/>
          <w:lang w:eastAsia="pt-PT"/>
        </w:rPr>
        <w:t>. A revisão da literatura permitiu compreender os fundamentos teóricos necessários para a implementação do sistema proposto, servindo de base para a metodologia e para o desenvolvimento da solução apresentada nos capítulos seguintes.</w:t>
      </w:r>
    </w:p>
    <w:p w14:paraId="21C14BB8" w14:textId="77777777" w:rsidR="004F2BAC" w:rsidRDefault="004F2BAC" w:rsidP="00636725">
      <w:pPr>
        <w:spacing w:line="360" w:lineRule="auto"/>
        <w:jc w:val="both"/>
        <w:rPr>
          <w:rFonts w:ascii="Times New Roman" w:hAnsi="Times New Roman" w:cs="Times New Roman"/>
        </w:rPr>
      </w:pPr>
    </w:p>
    <w:p w14:paraId="0EAEDF3A" w14:textId="5096C438" w:rsidR="00C45C12" w:rsidRPr="008C4F33" w:rsidRDefault="004E5D7D" w:rsidP="00636725">
      <w:pPr>
        <w:pStyle w:val="Ttulo2"/>
        <w:spacing w:line="360" w:lineRule="auto"/>
        <w:jc w:val="both"/>
        <w:rPr>
          <w:sz w:val="28"/>
          <w:szCs w:val="28"/>
        </w:rPr>
      </w:pPr>
      <w:r>
        <w:rPr>
          <w:sz w:val="28"/>
          <w:szCs w:val="28"/>
        </w:rPr>
        <w:t xml:space="preserve"> </w:t>
      </w:r>
      <w:bookmarkStart w:id="176" w:name="_Toc232526516"/>
      <w:r w:rsidR="00D16525" w:rsidRPr="008C4F33">
        <w:rPr>
          <w:sz w:val="28"/>
          <w:szCs w:val="28"/>
        </w:rPr>
        <w:t>Problemática</w:t>
      </w:r>
      <w:bookmarkEnd w:id="176"/>
    </w:p>
    <w:p w14:paraId="5D623648" w14:textId="0F3CA30C" w:rsidR="00B10E68" w:rsidRPr="00B10E68" w:rsidRDefault="00B10E68" w:rsidP="00636725">
      <w:pPr>
        <w:pStyle w:val="isselectedend"/>
        <w:spacing w:line="360" w:lineRule="auto"/>
        <w:ind w:firstLine="426"/>
        <w:jc w:val="both"/>
      </w:pPr>
      <w:r w:rsidRPr="00B10E68">
        <w:t xml:space="preserve">A KixiCrédito utiliza </w:t>
      </w:r>
      <w:r w:rsidR="00E05413" w:rsidRPr="00B10E68">
        <w:t>atualmente</w:t>
      </w:r>
      <w:r w:rsidRPr="00B10E68">
        <w:t xml:space="preserve"> o sistema Kixi Utilitário para realizar operações relacionadas ao cadastro de clientes, controlo de pagamentos, desembolsos e reembolsos. Apesar da sua importância, o sistema apresenta limitações relacionadas à usabilidade, gestão de comprovativos digitais, visualização de informações e flexibilidade de acesso, dificultando a eficiência operacional e a tomada de decisões pelos funcionários.</w:t>
      </w:r>
    </w:p>
    <w:p w14:paraId="1BC94E96" w14:textId="77777777" w:rsidR="00B10E68" w:rsidRPr="00B10E68" w:rsidRDefault="00B10E68" w:rsidP="00636725">
      <w:pPr>
        <w:pStyle w:val="isselectedend"/>
        <w:spacing w:line="360" w:lineRule="auto"/>
        <w:jc w:val="both"/>
      </w:pPr>
      <w:r w:rsidRPr="00B10E68">
        <w:t>Diante desta realidade, surge a seguinte questão de investigação:</w:t>
      </w:r>
    </w:p>
    <w:p w14:paraId="14D88F96" w14:textId="77777777" w:rsidR="00B10E68" w:rsidRDefault="00B10E68" w:rsidP="00636725">
      <w:pPr>
        <w:pStyle w:val="NormalWeb"/>
        <w:spacing w:line="360" w:lineRule="auto"/>
        <w:ind w:firstLine="708"/>
        <w:jc w:val="both"/>
        <w:rPr>
          <w:rStyle w:val="Forte"/>
        </w:rPr>
      </w:pPr>
      <w:r w:rsidRPr="00B10E68">
        <w:rPr>
          <w:rStyle w:val="Forte"/>
        </w:rPr>
        <w:t>Como o desenvolvimento de um sistema web moderno pode contribuir para melhorar a gestão das operações de microfinanças na KixiCrédito, aumentando a eficiência, segurança, acessibilidade e qualidade da informação disponibilizada aos seus colaboradores?</w:t>
      </w:r>
    </w:p>
    <w:p w14:paraId="0EF3A4B4" w14:textId="77777777" w:rsidR="00EB6ADF" w:rsidRDefault="00EB6ADF" w:rsidP="00636725">
      <w:pPr>
        <w:pStyle w:val="NormalWeb"/>
        <w:spacing w:line="360" w:lineRule="auto"/>
        <w:jc w:val="both"/>
        <w:rPr>
          <w:rStyle w:val="Forte"/>
        </w:rPr>
      </w:pPr>
    </w:p>
    <w:p w14:paraId="553D394B" w14:textId="77777777" w:rsidR="00EB6ADF" w:rsidRDefault="00EB6ADF" w:rsidP="00636725">
      <w:pPr>
        <w:pStyle w:val="NormalWeb"/>
        <w:spacing w:line="360" w:lineRule="auto"/>
        <w:jc w:val="both"/>
        <w:rPr>
          <w:rStyle w:val="Forte"/>
        </w:rPr>
      </w:pPr>
    </w:p>
    <w:p w14:paraId="3004BB46" w14:textId="77777777" w:rsidR="00EB6ADF" w:rsidRPr="00B10E68" w:rsidRDefault="00EB6ADF" w:rsidP="00636725">
      <w:pPr>
        <w:pStyle w:val="NormalWeb"/>
        <w:spacing w:line="360" w:lineRule="auto"/>
        <w:jc w:val="both"/>
      </w:pPr>
    </w:p>
    <w:p w14:paraId="11D06BDC"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77" w:name="_Toc232475865"/>
      <w:bookmarkStart w:id="178" w:name="_Toc232524655"/>
      <w:bookmarkStart w:id="179" w:name="_Toc232526517"/>
      <w:bookmarkEnd w:id="177"/>
      <w:bookmarkEnd w:id="178"/>
      <w:bookmarkEnd w:id="179"/>
    </w:p>
    <w:p w14:paraId="72989E25"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80" w:name="_Toc232475866"/>
      <w:bookmarkStart w:id="181" w:name="_Toc232524656"/>
      <w:bookmarkStart w:id="182" w:name="_Toc232526518"/>
      <w:bookmarkEnd w:id="180"/>
      <w:bookmarkEnd w:id="181"/>
      <w:bookmarkEnd w:id="182"/>
    </w:p>
    <w:p w14:paraId="3AF82D83"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83" w:name="_Toc232475867"/>
      <w:bookmarkStart w:id="184" w:name="_Toc232524657"/>
      <w:bookmarkStart w:id="185" w:name="_Toc232526519"/>
      <w:bookmarkEnd w:id="183"/>
      <w:bookmarkEnd w:id="184"/>
      <w:bookmarkEnd w:id="185"/>
    </w:p>
    <w:p w14:paraId="6148F13E"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86" w:name="_Toc232475868"/>
      <w:bookmarkStart w:id="187" w:name="_Toc232524658"/>
      <w:bookmarkStart w:id="188" w:name="_Toc232526520"/>
      <w:bookmarkEnd w:id="186"/>
      <w:bookmarkEnd w:id="187"/>
      <w:bookmarkEnd w:id="188"/>
    </w:p>
    <w:p w14:paraId="4A84425B"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89" w:name="_Toc232475869"/>
      <w:bookmarkStart w:id="190" w:name="_Toc232524659"/>
      <w:bookmarkStart w:id="191" w:name="_Toc232526521"/>
      <w:bookmarkEnd w:id="189"/>
      <w:bookmarkEnd w:id="190"/>
      <w:bookmarkEnd w:id="191"/>
    </w:p>
    <w:p w14:paraId="48D62F8F"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92" w:name="_Toc232475870"/>
      <w:bookmarkStart w:id="193" w:name="_Toc232524660"/>
      <w:bookmarkStart w:id="194" w:name="_Toc232526522"/>
      <w:bookmarkEnd w:id="192"/>
      <w:bookmarkEnd w:id="193"/>
      <w:bookmarkEnd w:id="194"/>
    </w:p>
    <w:p w14:paraId="70EC9332"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95" w:name="_Toc232475871"/>
      <w:bookmarkStart w:id="196" w:name="_Toc232524661"/>
      <w:bookmarkStart w:id="197" w:name="_Toc232526523"/>
      <w:bookmarkEnd w:id="195"/>
      <w:bookmarkEnd w:id="196"/>
      <w:bookmarkEnd w:id="197"/>
    </w:p>
    <w:p w14:paraId="7A92C3F6" w14:textId="77777777" w:rsidR="00173B71" w:rsidRPr="00173B71" w:rsidRDefault="00173B71">
      <w:pPr>
        <w:pStyle w:val="PargrafodaLista"/>
        <w:keepNext/>
        <w:keepLines/>
        <w:numPr>
          <w:ilvl w:val="1"/>
          <w:numId w:val="45"/>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198" w:name="_Toc232475872"/>
      <w:bookmarkStart w:id="199" w:name="_Toc232524662"/>
      <w:bookmarkStart w:id="200" w:name="_Toc232526524"/>
      <w:bookmarkEnd w:id="198"/>
      <w:bookmarkEnd w:id="199"/>
      <w:bookmarkEnd w:id="200"/>
    </w:p>
    <w:p w14:paraId="17A94930" w14:textId="5032C484" w:rsidR="003602B4" w:rsidRPr="004E5D7D" w:rsidRDefault="00173B71" w:rsidP="00636725">
      <w:pPr>
        <w:pStyle w:val="Ttulo1"/>
        <w:spacing w:line="360" w:lineRule="auto"/>
        <w:rPr>
          <w:sz w:val="32"/>
          <w:szCs w:val="32"/>
        </w:rPr>
      </w:pPr>
      <w:bookmarkStart w:id="201" w:name="_Toc232526525"/>
      <w:r w:rsidRPr="004E5D7D">
        <w:rPr>
          <w:sz w:val="32"/>
          <w:szCs w:val="32"/>
        </w:rPr>
        <w:t>CAPÍTULO 3-METODOLOGIA</w:t>
      </w:r>
      <w:bookmarkEnd w:id="201"/>
    </w:p>
    <w:p w14:paraId="79B2E3D4" w14:textId="77777777" w:rsidR="003602B4" w:rsidRPr="003602B4" w:rsidRDefault="003602B4" w:rsidP="00636725">
      <w:pPr>
        <w:spacing w:line="360" w:lineRule="auto"/>
        <w:ind w:left="360" w:firstLine="348"/>
        <w:jc w:val="both"/>
        <w:rPr>
          <w:rFonts w:ascii="Times New Roman" w:hAnsi="Times New Roman" w:cs="Times New Roman"/>
          <w:lang w:eastAsia="pt-PT"/>
        </w:rPr>
      </w:pPr>
      <w:r w:rsidRPr="003602B4">
        <w:rPr>
          <w:rStyle w:val="SubttuloCarter"/>
          <w:rFonts w:ascii="Times New Roman" w:hAnsi="Times New Roman" w:cs="Times New Roman"/>
        </w:rPr>
        <w:t>Levantamento bibliográfico:</w:t>
      </w:r>
      <w:r w:rsidRPr="003602B4">
        <w:rPr>
          <w:rFonts w:ascii="Times New Roman" w:hAnsi="Times New Roman" w:cs="Times New Roman"/>
          <w:lang w:eastAsia="pt-PT"/>
        </w:rPr>
        <w:t xml:space="preserve"> consulta de livros, artigos científicos, trabalhos acadêmicos e materiais relacionados a sistemas de informação, desenvolvimento web, microfinanças e gestão de bases de dados, com o objetivo de obter fundamentação teórica para o estudo; </w:t>
      </w:r>
    </w:p>
    <w:p w14:paraId="5EDB419C" w14:textId="77777777" w:rsidR="003602B4" w:rsidRPr="003602B4" w:rsidRDefault="003602B4" w:rsidP="00636725">
      <w:pPr>
        <w:spacing w:line="360" w:lineRule="auto"/>
        <w:ind w:left="360" w:firstLine="348"/>
        <w:jc w:val="both"/>
        <w:rPr>
          <w:rFonts w:ascii="Times New Roman" w:hAnsi="Times New Roman" w:cs="Times New Roman"/>
          <w:lang w:eastAsia="pt-PT"/>
        </w:rPr>
      </w:pPr>
      <w:r w:rsidRPr="003602B4">
        <w:rPr>
          <w:rStyle w:val="SubttuloCarter"/>
          <w:rFonts w:ascii="Times New Roman" w:hAnsi="Times New Roman" w:cs="Times New Roman"/>
        </w:rPr>
        <w:t>Observação do sistema atual:</w:t>
      </w:r>
      <w:r w:rsidRPr="003602B4">
        <w:rPr>
          <w:rFonts w:ascii="Times New Roman" w:hAnsi="Times New Roman" w:cs="Times New Roman"/>
          <w:lang w:eastAsia="pt-PT"/>
        </w:rPr>
        <w:t xml:space="preserve"> análise do funcionamento do sistema utilizado pela KixiCrédito, identificando suas limitações, dificuldades operacionais e necessidades de melhoria; </w:t>
      </w:r>
    </w:p>
    <w:p w14:paraId="1C70F8C8" w14:textId="77777777" w:rsidR="003602B4" w:rsidRPr="003602B4" w:rsidRDefault="003602B4" w:rsidP="00636725">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Levantamento de requisitos:</w:t>
      </w:r>
      <w:r w:rsidRPr="003602B4">
        <w:rPr>
          <w:rFonts w:ascii="Times New Roman" w:hAnsi="Times New Roman" w:cs="Times New Roman"/>
          <w:lang w:eastAsia="pt-PT"/>
        </w:rPr>
        <w:t xml:space="preserve"> recolha de informações junto aos funcionários e usuários do sistema, identificando as funcionalidades necessárias para o desenvolvimento da nova plataforma; </w:t>
      </w:r>
    </w:p>
    <w:p w14:paraId="3504D4D8" w14:textId="77777777" w:rsidR="003602B4" w:rsidRPr="003602B4" w:rsidRDefault="003602B4" w:rsidP="00636725">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Modelagem do sistema:</w:t>
      </w:r>
      <w:r w:rsidRPr="003602B4">
        <w:rPr>
          <w:rFonts w:ascii="Times New Roman" w:hAnsi="Times New Roman" w:cs="Times New Roman"/>
          <w:lang w:eastAsia="pt-PT"/>
        </w:rPr>
        <w:t xml:space="preserve"> elaboração de diagramas e modelos utilizando ferramentas de análise e desenvolvimento de sistemas, como diagramas de casos de uso, diagramas de classes e modelo entidade-relacionamento; </w:t>
      </w:r>
    </w:p>
    <w:p w14:paraId="15662130" w14:textId="77777777" w:rsidR="003602B4" w:rsidRPr="003602B4" w:rsidRDefault="003602B4" w:rsidP="00636725">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Desenvolvimento do sistema:</w:t>
      </w:r>
      <w:r w:rsidRPr="003602B4">
        <w:rPr>
          <w:rFonts w:ascii="Times New Roman" w:hAnsi="Times New Roman" w:cs="Times New Roman"/>
          <w:lang w:eastAsia="pt-PT"/>
        </w:rPr>
        <w:t xml:space="preserve"> implementação de um sistema web utilizando tecnologias apropriadas para frontend, backend e base de dados, visando atender aos requisitos identificados; </w:t>
      </w:r>
    </w:p>
    <w:p w14:paraId="0A13E331" w14:textId="77777777" w:rsidR="003602B4" w:rsidRPr="003602B4" w:rsidRDefault="003602B4" w:rsidP="00636725">
      <w:pPr>
        <w:numPr>
          <w:ilvl w:val="0"/>
          <w:numId w:val="8"/>
        </w:numPr>
        <w:spacing w:line="360" w:lineRule="auto"/>
        <w:jc w:val="both"/>
        <w:rPr>
          <w:rFonts w:ascii="Times New Roman" w:hAnsi="Times New Roman" w:cs="Times New Roman"/>
          <w:lang w:eastAsia="pt-PT"/>
        </w:rPr>
      </w:pPr>
      <w:r w:rsidRPr="003602B4">
        <w:rPr>
          <w:rFonts w:ascii="Times New Roman" w:hAnsi="Times New Roman" w:cs="Times New Roman"/>
          <w:b/>
          <w:bCs/>
          <w:lang w:eastAsia="pt-PT"/>
        </w:rPr>
        <w:t>Testes e validação:</w:t>
      </w:r>
      <w:r w:rsidRPr="003602B4">
        <w:rPr>
          <w:rFonts w:ascii="Times New Roman" w:hAnsi="Times New Roman" w:cs="Times New Roman"/>
          <w:lang w:eastAsia="pt-PT"/>
        </w:rPr>
        <w:t xml:space="preserve"> realização de testes funcionais e de usabilidade para verificar o desempenho, segurança e eficiência do sistema desenvolvido. </w:t>
      </w:r>
    </w:p>
    <w:p w14:paraId="37FF7D7B" w14:textId="77777777" w:rsidR="003602B4" w:rsidRPr="003602B4" w:rsidRDefault="003602B4" w:rsidP="00636725">
      <w:pPr>
        <w:spacing w:line="360" w:lineRule="auto"/>
        <w:ind w:firstLine="360"/>
        <w:jc w:val="both"/>
        <w:rPr>
          <w:rFonts w:ascii="Times New Roman" w:hAnsi="Times New Roman" w:cs="Times New Roman"/>
          <w:lang w:eastAsia="pt-PT"/>
        </w:rPr>
      </w:pPr>
      <w:r w:rsidRPr="003602B4">
        <w:rPr>
          <w:rFonts w:ascii="Times New Roman" w:hAnsi="Times New Roman" w:cs="Times New Roman"/>
          <w:lang w:eastAsia="pt-PT"/>
        </w:rPr>
        <w:t>Para o desenvolvimento do sistema, poderão ser utilizadas tecnologias como HTML, CSS, JavaScript, PHP e MySQL, além de ferramentas de apoio como Visual Studio Code e XAMPP para execução local do sistema.</w:t>
      </w:r>
    </w:p>
    <w:p w14:paraId="1182640D" w14:textId="5C6AD2AF" w:rsidR="003602B4" w:rsidRDefault="003602B4" w:rsidP="00636725">
      <w:pPr>
        <w:spacing w:line="360" w:lineRule="auto"/>
        <w:ind w:firstLine="360"/>
        <w:jc w:val="both"/>
        <w:rPr>
          <w:rFonts w:ascii="Times New Roman" w:hAnsi="Times New Roman" w:cs="Times New Roman"/>
          <w:lang w:eastAsia="pt-PT"/>
        </w:rPr>
      </w:pPr>
      <w:r w:rsidRPr="003602B4">
        <w:rPr>
          <w:rFonts w:ascii="Times New Roman" w:hAnsi="Times New Roman" w:cs="Times New Roman"/>
          <w:lang w:eastAsia="pt-PT"/>
        </w:rPr>
        <w:t>Ao final do trabalho, espera-se que o sistema desenvolvido contribua para a melhoria da gestão das operações de microfinanças, proporcionando maior organização, rapidez, segurança e eficiência nos processos realizados pela instituição.</w:t>
      </w:r>
    </w:p>
    <w:p w14:paraId="638A54D4" w14:textId="77777777" w:rsidR="0063202A" w:rsidRDefault="0063202A" w:rsidP="00636725">
      <w:pPr>
        <w:spacing w:line="360" w:lineRule="auto"/>
        <w:jc w:val="both"/>
        <w:rPr>
          <w:rFonts w:ascii="Times New Roman" w:hAnsi="Times New Roman" w:cs="Times New Roman"/>
          <w:lang w:eastAsia="pt-PT"/>
        </w:rPr>
      </w:pPr>
    </w:p>
    <w:p w14:paraId="0A0D3E4C" w14:textId="77777777" w:rsidR="00D3427F" w:rsidRDefault="00D3427F" w:rsidP="00636725">
      <w:pPr>
        <w:spacing w:line="360" w:lineRule="auto"/>
        <w:jc w:val="both"/>
        <w:rPr>
          <w:rFonts w:ascii="Times New Roman" w:hAnsi="Times New Roman" w:cs="Times New Roman"/>
          <w:lang w:eastAsia="pt-PT"/>
        </w:rPr>
      </w:pPr>
    </w:p>
    <w:p w14:paraId="031D3805" w14:textId="77777777" w:rsidR="003E43C5" w:rsidRDefault="003E43C5" w:rsidP="00636725">
      <w:pPr>
        <w:spacing w:line="360" w:lineRule="auto"/>
        <w:jc w:val="both"/>
        <w:rPr>
          <w:rFonts w:ascii="Times New Roman" w:hAnsi="Times New Roman" w:cs="Times New Roman"/>
          <w:lang w:eastAsia="pt-PT"/>
        </w:rPr>
      </w:pPr>
    </w:p>
    <w:p w14:paraId="35EA189C" w14:textId="77777777" w:rsidR="00D3427F" w:rsidRDefault="00D3427F" w:rsidP="00636725">
      <w:pPr>
        <w:spacing w:line="360" w:lineRule="auto"/>
        <w:jc w:val="both"/>
        <w:rPr>
          <w:rFonts w:ascii="Times New Roman" w:hAnsi="Times New Roman" w:cs="Times New Roman"/>
          <w:lang w:eastAsia="pt-PT"/>
        </w:rPr>
      </w:pPr>
    </w:p>
    <w:p w14:paraId="113659C8" w14:textId="77777777" w:rsidR="004A7DF9" w:rsidRPr="004A7DF9" w:rsidRDefault="004A7DF9" w:rsidP="00636725">
      <w:pPr>
        <w:pStyle w:val="PargrafodaLista"/>
        <w:keepNext/>
        <w:keepLines/>
        <w:numPr>
          <w:ilvl w:val="0"/>
          <w:numId w:val="42"/>
        </w:numPr>
        <w:spacing w:before="360" w:after="80" w:line="360" w:lineRule="auto"/>
        <w:contextualSpacing w:val="0"/>
        <w:jc w:val="both"/>
        <w:outlineLvl w:val="0"/>
        <w:rPr>
          <w:rFonts w:ascii="Times New Roman" w:eastAsiaTheme="majorEastAsia" w:hAnsi="Times New Roman" w:cs="Times New Roman"/>
          <w:b/>
          <w:bCs/>
          <w:vanish/>
          <w:color w:val="2F5496" w:themeColor="accent1" w:themeShade="BF"/>
          <w:lang w:eastAsia="pt-PT"/>
        </w:rPr>
      </w:pPr>
      <w:bookmarkStart w:id="202" w:name="_Toc232003713"/>
      <w:bookmarkStart w:id="203" w:name="_Toc232003917"/>
      <w:bookmarkStart w:id="204" w:name="_Toc232004051"/>
      <w:bookmarkStart w:id="205" w:name="_Toc232004090"/>
      <w:bookmarkStart w:id="206" w:name="_Toc232004129"/>
      <w:bookmarkStart w:id="207" w:name="_Toc232004168"/>
      <w:bookmarkStart w:id="208" w:name="_Toc232004207"/>
      <w:bookmarkStart w:id="209" w:name="_Toc232475874"/>
      <w:bookmarkStart w:id="210" w:name="_Toc232524664"/>
      <w:bookmarkStart w:id="211" w:name="_Toc232526526"/>
      <w:bookmarkEnd w:id="202"/>
      <w:bookmarkEnd w:id="203"/>
      <w:bookmarkEnd w:id="204"/>
      <w:bookmarkEnd w:id="205"/>
      <w:bookmarkEnd w:id="206"/>
      <w:bookmarkEnd w:id="207"/>
      <w:bookmarkEnd w:id="208"/>
      <w:bookmarkEnd w:id="209"/>
      <w:bookmarkEnd w:id="210"/>
      <w:bookmarkEnd w:id="211"/>
    </w:p>
    <w:p w14:paraId="5CB441E8" w14:textId="77777777" w:rsidR="004A7DF9" w:rsidRPr="004A7DF9" w:rsidRDefault="004A7DF9" w:rsidP="00636725">
      <w:pPr>
        <w:pStyle w:val="PargrafodaLista"/>
        <w:keepNext/>
        <w:keepLines/>
        <w:numPr>
          <w:ilvl w:val="0"/>
          <w:numId w:val="42"/>
        </w:numPr>
        <w:spacing w:before="360" w:after="80" w:line="360" w:lineRule="auto"/>
        <w:contextualSpacing w:val="0"/>
        <w:jc w:val="both"/>
        <w:outlineLvl w:val="0"/>
        <w:rPr>
          <w:rFonts w:ascii="Times New Roman" w:eastAsiaTheme="majorEastAsia" w:hAnsi="Times New Roman" w:cs="Times New Roman"/>
          <w:b/>
          <w:bCs/>
          <w:vanish/>
          <w:color w:val="2F5496" w:themeColor="accent1" w:themeShade="BF"/>
          <w:lang w:eastAsia="pt-PT"/>
        </w:rPr>
      </w:pPr>
      <w:bookmarkStart w:id="212" w:name="_Toc232003714"/>
      <w:bookmarkStart w:id="213" w:name="_Toc232003918"/>
      <w:bookmarkStart w:id="214" w:name="_Toc232004052"/>
      <w:bookmarkStart w:id="215" w:name="_Toc232004091"/>
      <w:bookmarkStart w:id="216" w:name="_Toc232004130"/>
      <w:bookmarkStart w:id="217" w:name="_Toc232004169"/>
      <w:bookmarkStart w:id="218" w:name="_Toc232004208"/>
      <w:bookmarkStart w:id="219" w:name="_Toc232475875"/>
      <w:bookmarkStart w:id="220" w:name="_Toc232524665"/>
      <w:bookmarkStart w:id="221" w:name="_Toc232526527"/>
      <w:bookmarkEnd w:id="212"/>
      <w:bookmarkEnd w:id="213"/>
      <w:bookmarkEnd w:id="214"/>
      <w:bookmarkEnd w:id="215"/>
      <w:bookmarkEnd w:id="216"/>
      <w:bookmarkEnd w:id="217"/>
      <w:bookmarkEnd w:id="218"/>
      <w:bookmarkEnd w:id="219"/>
      <w:bookmarkEnd w:id="220"/>
      <w:bookmarkEnd w:id="221"/>
    </w:p>
    <w:p w14:paraId="649BE91A" w14:textId="3AFA21EE" w:rsidR="00D3427F" w:rsidRPr="004E5D7D" w:rsidRDefault="00D3427F" w:rsidP="00636725">
      <w:pPr>
        <w:pStyle w:val="Ttulo1"/>
        <w:spacing w:line="360" w:lineRule="auto"/>
        <w:ind w:left="360"/>
        <w:rPr>
          <w:sz w:val="32"/>
          <w:szCs w:val="32"/>
          <w:lang w:eastAsia="pt-PT"/>
        </w:rPr>
      </w:pPr>
      <w:bookmarkStart w:id="222" w:name="_Toc232526528"/>
      <w:r w:rsidRPr="004E5D7D">
        <w:rPr>
          <w:sz w:val="32"/>
          <w:szCs w:val="32"/>
          <w:lang w:eastAsia="pt-PT"/>
        </w:rPr>
        <w:t xml:space="preserve">CAPÍTULO </w:t>
      </w:r>
      <w:r w:rsidR="00173B71" w:rsidRPr="004E5D7D">
        <w:rPr>
          <w:sz w:val="32"/>
          <w:szCs w:val="32"/>
          <w:lang w:eastAsia="pt-PT"/>
        </w:rPr>
        <w:t>4</w:t>
      </w:r>
      <w:r w:rsidRPr="004E5D7D">
        <w:rPr>
          <w:sz w:val="32"/>
          <w:szCs w:val="32"/>
          <w:lang w:eastAsia="pt-PT"/>
        </w:rPr>
        <w:t>-ANALISE E DESENVOLVIMENTO DO SISTEMA</w:t>
      </w:r>
      <w:bookmarkEnd w:id="222"/>
    </w:p>
    <w:p w14:paraId="58993144" w14:textId="77777777" w:rsidR="004A7DF9" w:rsidRPr="004A7DF9" w:rsidRDefault="004A7DF9" w:rsidP="00636725">
      <w:pPr>
        <w:pStyle w:val="PargrafodaLista"/>
        <w:keepNext/>
        <w:keepLines/>
        <w:numPr>
          <w:ilvl w:val="0"/>
          <w:numId w:val="41"/>
        </w:numPr>
        <w:spacing w:before="160" w:after="80" w:line="360"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223" w:name="_Toc232003716"/>
      <w:bookmarkStart w:id="224" w:name="_Toc232003920"/>
      <w:bookmarkStart w:id="225" w:name="_Toc232004054"/>
      <w:bookmarkStart w:id="226" w:name="_Toc232004093"/>
      <w:bookmarkStart w:id="227" w:name="_Toc232004132"/>
      <w:bookmarkStart w:id="228" w:name="_Toc232004171"/>
      <w:bookmarkStart w:id="229" w:name="_Toc232004210"/>
      <w:bookmarkStart w:id="230" w:name="_Toc232475877"/>
      <w:bookmarkStart w:id="231" w:name="_Toc232524667"/>
      <w:bookmarkStart w:id="232" w:name="_Toc232526529"/>
      <w:bookmarkEnd w:id="223"/>
      <w:bookmarkEnd w:id="224"/>
      <w:bookmarkEnd w:id="225"/>
      <w:bookmarkEnd w:id="226"/>
      <w:bookmarkEnd w:id="227"/>
      <w:bookmarkEnd w:id="228"/>
      <w:bookmarkEnd w:id="229"/>
      <w:bookmarkEnd w:id="230"/>
      <w:bookmarkEnd w:id="231"/>
      <w:bookmarkEnd w:id="232"/>
    </w:p>
    <w:p w14:paraId="1884893F" w14:textId="77777777" w:rsidR="004A7DF9" w:rsidRPr="004A7DF9" w:rsidRDefault="004A7DF9" w:rsidP="00636725">
      <w:pPr>
        <w:pStyle w:val="PargrafodaLista"/>
        <w:keepNext/>
        <w:keepLines/>
        <w:numPr>
          <w:ilvl w:val="0"/>
          <w:numId w:val="41"/>
        </w:numPr>
        <w:spacing w:before="160" w:after="80" w:line="360"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233" w:name="_Toc232003717"/>
      <w:bookmarkStart w:id="234" w:name="_Toc232003921"/>
      <w:bookmarkStart w:id="235" w:name="_Toc232004055"/>
      <w:bookmarkStart w:id="236" w:name="_Toc232004094"/>
      <w:bookmarkStart w:id="237" w:name="_Toc232004133"/>
      <w:bookmarkStart w:id="238" w:name="_Toc232004172"/>
      <w:bookmarkStart w:id="239" w:name="_Toc232004211"/>
      <w:bookmarkStart w:id="240" w:name="_Toc232475878"/>
      <w:bookmarkStart w:id="241" w:name="_Toc232524668"/>
      <w:bookmarkStart w:id="242" w:name="_Toc232526530"/>
      <w:bookmarkEnd w:id="233"/>
      <w:bookmarkEnd w:id="234"/>
      <w:bookmarkEnd w:id="235"/>
      <w:bookmarkEnd w:id="236"/>
      <w:bookmarkEnd w:id="237"/>
      <w:bookmarkEnd w:id="238"/>
      <w:bookmarkEnd w:id="239"/>
      <w:bookmarkEnd w:id="240"/>
      <w:bookmarkEnd w:id="241"/>
      <w:bookmarkEnd w:id="242"/>
    </w:p>
    <w:p w14:paraId="3617DFC2" w14:textId="77777777" w:rsidR="004A7DF9" w:rsidRPr="004A7DF9" w:rsidRDefault="004A7DF9" w:rsidP="00636725">
      <w:pPr>
        <w:pStyle w:val="PargrafodaLista"/>
        <w:keepNext/>
        <w:keepLines/>
        <w:numPr>
          <w:ilvl w:val="0"/>
          <w:numId w:val="42"/>
        </w:numPr>
        <w:spacing w:before="160" w:after="80" w:line="360" w:lineRule="auto"/>
        <w:contextualSpacing w:val="0"/>
        <w:jc w:val="both"/>
        <w:outlineLvl w:val="1"/>
        <w:rPr>
          <w:rFonts w:asciiTheme="majorBidi" w:eastAsiaTheme="majorEastAsia" w:hAnsiTheme="majorBidi" w:cstheme="majorBidi"/>
          <w:b/>
          <w:bCs/>
          <w:vanish/>
          <w:color w:val="2F5496" w:themeColor="accent1" w:themeShade="BF"/>
          <w:lang w:eastAsia="pt-PT"/>
        </w:rPr>
      </w:pPr>
      <w:bookmarkStart w:id="243" w:name="_Toc232003718"/>
      <w:bookmarkStart w:id="244" w:name="_Toc232003922"/>
      <w:bookmarkStart w:id="245" w:name="_Toc232004056"/>
      <w:bookmarkStart w:id="246" w:name="_Toc232004095"/>
      <w:bookmarkStart w:id="247" w:name="_Toc232004134"/>
      <w:bookmarkStart w:id="248" w:name="_Toc232004173"/>
      <w:bookmarkStart w:id="249" w:name="_Toc232004212"/>
      <w:bookmarkStart w:id="250" w:name="_Toc232475879"/>
      <w:bookmarkStart w:id="251" w:name="_Toc232524669"/>
      <w:bookmarkStart w:id="252" w:name="_Toc232526531"/>
      <w:bookmarkEnd w:id="243"/>
      <w:bookmarkEnd w:id="244"/>
      <w:bookmarkEnd w:id="245"/>
      <w:bookmarkEnd w:id="246"/>
      <w:bookmarkEnd w:id="247"/>
      <w:bookmarkEnd w:id="248"/>
      <w:bookmarkEnd w:id="249"/>
      <w:bookmarkEnd w:id="250"/>
      <w:bookmarkEnd w:id="251"/>
      <w:bookmarkEnd w:id="252"/>
    </w:p>
    <w:p w14:paraId="35993528" w14:textId="77777777" w:rsidR="00173B71" w:rsidRPr="00173B71" w:rsidRDefault="00173B71" w:rsidP="00636725">
      <w:pPr>
        <w:pStyle w:val="PargrafodaLista"/>
        <w:keepNext/>
        <w:keepLines/>
        <w:numPr>
          <w:ilvl w:val="0"/>
          <w:numId w:val="2"/>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253" w:name="_Toc232003923"/>
      <w:bookmarkStart w:id="254" w:name="_Toc232004057"/>
      <w:bookmarkStart w:id="255" w:name="_Toc232004096"/>
      <w:bookmarkStart w:id="256" w:name="_Toc232004135"/>
      <w:bookmarkStart w:id="257" w:name="_Toc232004174"/>
      <w:bookmarkStart w:id="258" w:name="_Toc232004213"/>
      <w:bookmarkStart w:id="259" w:name="_Toc232475880"/>
      <w:bookmarkStart w:id="260" w:name="_Toc232524670"/>
      <w:bookmarkStart w:id="261" w:name="_Toc232526532"/>
      <w:bookmarkEnd w:id="253"/>
      <w:bookmarkEnd w:id="254"/>
      <w:bookmarkEnd w:id="255"/>
      <w:bookmarkEnd w:id="256"/>
      <w:bookmarkEnd w:id="257"/>
      <w:bookmarkEnd w:id="258"/>
      <w:bookmarkEnd w:id="259"/>
      <w:bookmarkEnd w:id="260"/>
      <w:bookmarkEnd w:id="261"/>
    </w:p>
    <w:p w14:paraId="771EFDD2" w14:textId="77777777" w:rsidR="00173B71" w:rsidRPr="00173B71" w:rsidRDefault="00173B71" w:rsidP="00636725">
      <w:pPr>
        <w:pStyle w:val="PargrafodaLista"/>
        <w:keepNext/>
        <w:keepLines/>
        <w:numPr>
          <w:ilvl w:val="0"/>
          <w:numId w:val="2"/>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262" w:name="_Toc232475881"/>
      <w:bookmarkStart w:id="263" w:name="_Toc232524671"/>
      <w:bookmarkStart w:id="264" w:name="_Toc232526533"/>
      <w:bookmarkEnd w:id="262"/>
      <w:bookmarkEnd w:id="263"/>
      <w:bookmarkEnd w:id="264"/>
    </w:p>
    <w:p w14:paraId="26CBF52A" w14:textId="7EE5E6D6" w:rsidR="00D3427F" w:rsidRPr="004E5D7D" w:rsidRDefault="004E5D7D" w:rsidP="00636725">
      <w:pPr>
        <w:pStyle w:val="Ttulo2"/>
        <w:spacing w:line="360" w:lineRule="auto"/>
        <w:jc w:val="both"/>
        <w:rPr>
          <w:sz w:val="28"/>
          <w:szCs w:val="28"/>
        </w:rPr>
      </w:pPr>
      <w:r>
        <w:rPr>
          <w:sz w:val="28"/>
          <w:szCs w:val="28"/>
        </w:rPr>
        <w:t xml:space="preserve"> </w:t>
      </w:r>
      <w:bookmarkStart w:id="265" w:name="_Toc232526534"/>
      <w:r w:rsidR="006B6E48" w:rsidRPr="004E5D7D">
        <w:rPr>
          <w:sz w:val="28"/>
          <w:szCs w:val="28"/>
        </w:rPr>
        <w:t>levantamento De Requisitos Do Sistema Kixicrédito</w:t>
      </w:r>
      <w:bookmarkEnd w:id="265"/>
    </w:p>
    <w:p w14:paraId="37111103" w14:textId="0C5095D7" w:rsidR="00D3427F" w:rsidRPr="004A7DF9" w:rsidRDefault="00D3427F" w:rsidP="00636725">
      <w:pPr>
        <w:spacing w:line="360" w:lineRule="auto"/>
        <w:ind w:firstLine="426"/>
        <w:jc w:val="both"/>
        <w:rPr>
          <w:rFonts w:asciiTheme="majorBidi" w:hAnsiTheme="majorBidi" w:cstheme="majorBidi"/>
          <w:lang w:eastAsia="pt-PT"/>
        </w:rPr>
      </w:pPr>
      <w:r w:rsidRPr="004A7DF9">
        <w:rPr>
          <w:rFonts w:asciiTheme="majorBidi" w:hAnsiTheme="majorBidi" w:cstheme="majorBidi"/>
          <w:lang w:eastAsia="pt-PT"/>
        </w:rPr>
        <w:t>O levantamento de requisitos tem como objetivo identificar, analisar e documentar as necessidades do sistema KixiCrédito, um sistema web destinado à gestão de operações de microfinanças. Estes requisitos representam as funcionalidades e restrições que o sistema deve cumprir para satisfazer os utilizadores e garantir o bom funcionamento da instituição.</w:t>
      </w:r>
    </w:p>
    <w:p w14:paraId="5EF25CBC" w14:textId="77777777" w:rsidR="006373EA" w:rsidRPr="006373EA" w:rsidRDefault="006373EA" w:rsidP="00636725">
      <w:pPr>
        <w:pStyle w:val="PargrafodaLista"/>
        <w:keepNext/>
        <w:keepLines/>
        <w:numPr>
          <w:ilvl w:val="1"/>
          <w:numId w:val="42"/>
        </w:numPr>
        <w:spacing w:before="160" w:after="80" w:line="360" w:lineRule="auto"/>
        <w:contextualSpacing w:val="0"/>
        <w:jc w:val="both"/>
        <w:outlineLvl w:val="1"/>
        <w:rPr>
          <w:rFonts w:ascii="Times New Roman" w:eastAsiaTheme="majorEastAsia" w:hAnsi="Times New Roman" w:cs="Times New Roman"/>
          <w:b/>
          <w:bCs/>
          <w:vanish/>
          <w:color w:val="2F5496" w:themeColor="accent1" w:themeShade="BF"/>
          <w:lang w:eastAsia="pt-PT"/>
        </w:rPr>
      </w:pPr>
      <w:bookmarkStart w:id="266" w:name="_Toc232004059"/>
      <w:bookmarkStart w:id="267" w:name="_Toc232004098"/>
      <w:bookmarkStart w:id="268" w:name="_Toc232004137"/>
      <w:bookmarkStart w:id="269" w:name="_Toc232004176"/>
      <w:bookmarkStart w:id="270" w:name="_Toc232004215"/>
      <w:bookmarkStart w:id="271" w:name="_Toc232475883"/>
      <w:bookmarkStart w:id="272" w:name="_Toc232524673"/>
      <w:bookmarkStart w:id="273" w:name="_Toc232526535"/>
      <w:bookmarkEnd w:id="266"/>
      <w:bookmarkEnd w:id="267"/>
      <w:bookmarkEnd w:id="268"/>
      <w:bookmarkEnd w:id="269"/>
      <w:bookmarkEnd w:id="270"/>
      <w:bookmarkEnd w:id="271"/>
      <w:bookmarkEnd w:id="272"/>
      <w:bookmarkEnd w:id="273"/>
    </w:p>
    <w:p w14:paraId="24C65EE2" w14:textId="54D5ABA2" w:rsidR="00D3427F" w:rsidRPr="004E5D7D" w:rsidRDefault="004E5D7D" w:rsidP="00636725">
      <w:pPr>
        <w:pStyle w:val="Ttulo2"/>
        <w:spacing w:line="360" w:lineRule="auto"/>
        <w:jc w:val="both"/>
        <w:rPr>
          <w:sz w:val="28"/>
          <w:szCs w:val="28"/>
        </w:rPr>
      </w:pPr>
      <w:r>
        <w:rPr>
          <w:sz w:val="28"/>
          <w:szCs w:val="28"/>
        </w:rPr>
        <w:t xml:space="preserve"> </w:t>
      </w:r>
      <w:bookmarkStart w:id="274" w:name="_Toc232526536"/>
      <w:r w:rsidR="006B6E48" w:rsidRPr="004E5D7D">
        <w:rPr>
          <w:sz w:val="28"/>
          <w:szCs w:val="28"/>
        </w:rPr>
        <w:t>Objetivos Do Sistema</w:t>
      </w:r>
      <w:bookmarkEnd w:id="274"/>
    </w:p>
    <w:p w14:paraId="6932BFD1" w14:textId="77777777" w:rsidR="00D3427F" w:rsidRPr="004A7DF9" w:rsidRDefault="00D3427F" w:rsidP="00636725">
      <w:pPr>
        <w:spacing w:line="360" w:lineRule="auto"/>
        <w:jc w:val="both"/>
        <w:rPr>
          <w:rFonts w:asciiTheme="majorBidi" w:hAnsiTheme="majorBidi" w:cstheme="majorBidi"/>
          <w:lang w:eastAsia="pt-PT"/>
        </w:rPr>
      </w:pPr>
      <w:r w:rsidRPr="004A7DF9">
        <w:rPr>
          <w:rFonts w:asciiTheme="majorBidi" w:hAnsiTheme="majorBidi" w:cstheme="majorBidi"/>
          <w:lang w:eastAsia="pt-PT"/>
        </w:rPr>
        <w:t>O sistema KixiCrédito tem como principais objetivos:</w:t>
      </w:r>
    </w:p>
    <w:p w14:paraId="5AF5AC36"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Automatizar a gestão de clientes;</w:t>
      </w:r>
    </w:p>
    <w:p w14:paraId="1DDC740D"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Controlar o registo e acompanhamento de empréstimos;</w:t>
      </w:r>
    </w:p>
    <w:p w14:paraId="2D5CE7CC"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Gerir desembolsos e reembolsos;</w:t>
      </w:r>
    </w:p>
    <w:p w14:paraId="6035451D"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Garantir maior segurança e organização dos dados;</w:t>
      </w:r>
    </w:p>
    <w:p w14:paraId="76A958BA"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Facilitar a consulta de informações financeiras;</w:t>
      </w:r>
    </w:p>
    <w:p w14:paraId="59BDC6B0" w14:textId="77777777" w:rsidR="00D3427F" w:rsidRPr="004A7DF9" w:rsidRDefault="00D3427F" w:rsidP="00636725">
      <w:pPr>
        <w:numPr>
          <w:ilvl w:val="0"/>
          <w:numId w:val="40"/>
        </w:numPr>
        <w:spacing w:line="360" w:lineRule="auto"/>
        <w:jc w:val="both"/>
        <w:rPr>
          <w:rFonts w:asciiTheme="majorBidi" w:hAnsiTheme="majorBidi" w:cstheme="majorBidi"/>
          <w:lang w:eastAsia="pt-PT"/>
        </w:rPr>
      </w:pPr>
      <w:r w:rsidRPr="004A7DF9">
        <w:rPr>
          <w:rFonts w:asciiTheme="majorBidi" w:hAnsiTheme="majorBidi" w:cstheme="majorBidi"/>
          <w:lang w:eastAsia="pt-PT"/>
        </w:rPr>
        <w:t>Reduzir erros manuais no processo de microcrédito.</w:t>
      </w:r>
    </w:p>
    <w:p w14:paraId="607C3629" w14:textId="37BD71E0" w:rsidR="00D3427F" w:rsidRPr="004A7DF9" w:rsidRDefault="00D3427F" w:rsidP="00636725">
      <w:pPr>
        <w:spacing w:line="360" w:lineRule="auto"/>
        <w:jc w:val="both"/>
        <w:rPr>
          <w:rFonts w:asciiTheme="majorBidi" w:hAnsiTheme="majorBidi" w:cstheme="majorBidi"/>
          <w:lang w:eastAsia="pt-PT"/>
        </w:rPr>
      </w:pPr>
    </w:p>
    <w:p w14:paraId="5244FACC" w14:textId="2426447D" w:rsidR="003602B4" w:rsidRPr="004E5D7D" w:rsidRDefault="004E5D7D" w:rsidP="00636725">
      <w:pPr>
        <w:pStyle w:val="Ttulo2"/>
        <w:spacing w:line="360" w:lineRule="auto"/>
        <w:jc w:val="both"/>
        <w:rPr>
          <w:sz w:val="28"/>
          <w:szCs w:val="28"/>
        </w:rPr>
      </w:pPr>
      <w:bookmarkStart w:id="275" w:name="_Toc232003721"/>
      <w:bookmarkStart w:id="276" w:name="_Toc232003926"/>
      <w:bookmarkStart w:id="277" w:name="_Toc232004100"/>
      <w:bookmarkEnd w:id="275"/>
      <w:bookmarkEnd w:id="276"/>
      <w:bookmarkEnd w:id="277"/>
      <w:r>
        <w:rPr>
          <w:sz w:val="28"/>
          <w:szCs w:val="28"/>
        </w:rPr>
        <w:t xml:space="preserve"> </w:t>
      </w:r>
      <w:bookmarkStart w:id="278" w:name="_Toc232526537"/>
      <w:r w:rsidR="006B6E48" w:rsidRPr="004E5D7D">
        <w:rPr>
          <w:sz w:val="28"/>
          <w:szCs w:val="28"/>
        </w:rPr>
        <w:t>Requisitos Funcionais</w:t>
      </w:r>
      <w:bookmarkEnd w:id="278"/>
    </w:p>
    <w:p w14:paraId="3B56472A" w14:textId="77777777" w:rsidR="003602B4" w:rsidRPr="0063202A" w:rsidRDefault="003602B4"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Os requisitos funcionais representam as funcionalidades que o sistema deverá executar.</w:t>
      </w:r>
    </w:p>
    <w:p w14:paraId="3CD73794"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o login seguro dos utilizadores no sistema;</w:t>
      </w:r>
    </w:p>
    <w:p w14:paraId="277BEC5A"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o cadastro, consulta e gestão de clientes;</w:t>
      </w:r>
    </w:p>
    <w:p w14:paraId="58270C64"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o registo e acompanhamento de empréstimos;</w:t>
      </w:r>
    </w:p>
    <w:p w14:paraId="6D132E0B"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a consulta dos desembolsos realizados;</w:t>
      </w:r>
    </w:p>
    <w:p w14:paraId="13DA5469"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o registo e consulta dos reembolsos efetuados pelos clientes;</w:t>
      </w:r>
    </w:p>
    <w:p w14:paraId="39E4EFBA"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Disponibilizar um Dashboard com informações resumidas das operações;</w:t>
      </w:r>
    </w:p>
    <w:p w14:paraId="1ECD7329"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Gerar relatórios sobre clientes, empréstimos, desembolsos e reembolsos;</w:t>
      </w:r>
    </w:p>
    <w:p w14:paraId="4AC7B566"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Permitir a pesquisa de informações para facilitar a consulta dos dados;</w:t>
      </w:r>
    </w:p>
    <w:p w14:paraId="6A86EB29" w14:textId="77777777" w:rsidR="0063202A" w:rsidRPr="0063202A" w:rsidRDefault="0063202A" w:rsidP="00636725">
      <w:pPr>
        <w:pStyle w:val="PargrafodaLista"/>
        <w:numPr>
          <w:ilvl w:val="0"/>
          <w:numId w:val="10"/>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lastRenderedPageBreak/>
        <w:t>Armazenar todas as informações numa base de dados MySQL;</w:t>
      </w:r>
    </w:p>
    <w:p w14:paraId="68D2691B" w14:textId="5DB3CB1E" w:rsidR="001C2DDA" w:rsidRPr="004E5D7D" w:rsidRDefault="0063202A" w:rsidP="00636725">
      <w:pPr>
        <w:pStyle w:val="PargrafodaLista"/>
        <w:numPr>
          <w:ilvl w:val="0"/>
          <w:numId w:val="10"/>
        </w:numPr>
        <w:spacing w:line="360" w:lineRule="auto"/>
        <w:jc w:val="both"/>
        <w:rPr>
          <w:rFonts w:ascii="Times New Roman" w:hAnsi="Times New Roman" w:cs="Times New Roman"/>
          <w:b/>
          <w:bCs/>
          <w:lang w:eastAsia="pt-PT"/>
        </w:rPr>
      </w:pPr>
      <w:r w:rsidRPr="0063202A">
        <w:rPr>
          <w:rFonts w:ascii="Times New Roman" w:hAnsi="Times New Roman" w:cs="Times New Roman"/>
          <w:lang w:eastAsia="pt-PT"/>
        </w:rPr>
        <w:t>Permitir o encerramento seguro da sessão através da funcionalidade de logout.</w:t>
      </w:r>
    </w:p>
    <w:p w14:paraId="01154A0B" w14:textId="77777777" w:rsidR="001C2DDA" w:rsidRPr="004E5D7D" w:rsidRDefault="001C2DDA" w:rsidP="00636725">
      <w:pPr>
        <w:spacing w:line="360" w:lineRule="auto"/>
        <w:jc w:val="both"/>
        <w:rPr>
          <w:rFonts w:ascii="Times New Roman" w:hAnsi="Times New Roman" w:cs="Times New Roman"/>
          <w:lang w:eastAsia="pt-PT"/>
        </w:rPr>
      </w:pPr>
    </w:p>
    <w:p w14:paraId="617CB567" w14:textId="6B1E32B2" w:rsidR="003602B4" w:rsidRPr="004E5D7D" w:rsidRDefault="004E5D7D" w:rsidP="00636725">
      <w:pPr>
        <w:pStyle w:val="Ttulo2"/>
        <w:spacing w:line="360" w:lineRule="auto"/>
        <w:jc w:val="both"/>
        <w:rPr>
          <w:sz w:val="28"/>
          <w:szCs w:val="28"/>
        </w:rPr>
      </w:pPr>
      <w:r>
        <w:rPr>
          <w:sz w:val="28"/>
          <w:szCs w:val="28"/>
        </w:rPr>
        <w:t xml:space="preserve"> </w:t>
      </w:r>
      <w:bookmarkStart w:id="279" w:name="_Toc232526538"/>
      <w:r w:rsidR="003602B4" w:rsidRPr="004E5D7D">
        <w:rPr>
          <w:sz w:val="28"/>
          <w:szCs w:val="28"/>
        </w:rPr>
        <w:t>Requisitos Não Funcionais</w:t>
      </w:r>
      <w:bookmarkEnd w:id="279"/>
    </w:p>
    <w:p w14:paraId="08480910" w14:textId="77777777" w:rsidR="003602B4" w:rsidRPr="003602B4" w:rsidRDefault="003602B4" w:rsidP="00636725">
      <w:pPr>
        <w:spacing w:line="360" w:lineRule="auto"/>
        <w:ind w:firstLine="360"/>
        <w:jc w:val="both"/>
        <w:rPr>
          <w:rFonts w:ascii="Times New Roman" w:hAnsi="Times New Roman" w:cs="Times New Roman"/>
          <w:lang w:eastAsia="pt-PT"/>
        </w:rPr>
      </w:pPr>
      <w:r w:rsidRPr="003602B4">
        <w:rPr>
          <w:rFonts w:ascii="Times New Roman" w:hAnsi="Times New Roman" w:cs="Times New Roman"/>
          <w:lang w:eastAsia="pt-PT"/>
        </w:rPr>
        <w:t>Os requisitos não funcionais definem as características de qualidade e desempenho do sistema.</w:t>
      </w:r>
    </w:p>
    <w:p w14:paraId="5BD7DB92"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possuir uma interface simples, intuitiva e de fácil utilização;</w:t>
      </w:r>
    </w:p>
    <w:p w14:paraId="030F5C8A"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garantir a segurança dos dados através da autenticação de utilizadores;</w:t>
      </w:r>
    </w:p>
    <w:p w14:paraId="7F5DCE34"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apresentar bom desempenho nas consultas e registos de informações;</w:t>
      </w:r>
    </w:p>
    <w:p w14:paraId="4CBCAA50"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assegurar a integridade e consistência dos dados armazenados;</w:t>
      </w:r>
    </w:p>
    <w:p w14:paraId="7CDE8E8F"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estar disponível para utilização em ambiente web;</w:t>
      </w:r>
    </w:p>
    <w:p w14:paraId="010FF971"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permitir fácil manutenção e atualização futura;</w:t>
      </w:r>
    </w:p>
    <w:p w14:paraId="5CE11055"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ser compatível com os principais navegadores web;</w:t>
      </w:r>
    </w:p>
    <w:p w14:paraId="413C7422"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armazenar os dados de forma segura numa base de dados MySQL;</w:t>
      </w:r>
    </w:p>
    <w:p w14:paraId="474006D5" w14:textId="77777777" w:rsidR="0063202A" w:rsidRPr="0063202A"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apresentar tempos de resposta adequados às operações realizadas;</w:t>
      </w:r>
    </w:p>
    <w:p w14:paraId="49063AB1" w14:textId="485A1073" w:rsidR="00EB6ADF" w:rsidRDefault="0063202A" w:rsidP="00636725">
      <w:pPr>
        <w:numPr>
          <w:ilvl w:val="0"/>
          <w:numId w:val="9"/>
        </w:numPr>
        <w:spacing w:line="360" w:lineRule="auto"/>
        <w:jc w:val="both"/>
        <w:rPr>
          <w:rFonts w:ascii="Times New Roman" w:hAnsi="Times New Roman" w:cs="Times New Roman"/>
          <w:lang w:eastAsia="pt-PT"/>
        </w:rPr>
      </w:pPr>
      <w:r w:rsidRPr="0063202A">
        <w:rPr>
          <w:rFonts w:ascii="Times New Roman" w:hAnsi="Times New Roman" w:cs="Times New Roman"/>
          <w:lang w:eastAsia="pt-PT"/>
        </w:rPr>
        <w:t>O sistema deve garantir a confiabilidade das informações apresentadas aos utilizadores.</w:t>
      </w:r>
    </w:p>
    <w:p w14:paraId="2E0669AD" w14:textId="77777777" w:rsidR="003E43C5" w:rsidRPr="00D16525" w:rsidRDefault="003E43C5" w:rsidP="00636725">
      <w:pPr>
        <w:spacing w:line="360" w:lineRule="auto"/>
        <w:ind w:left="360"/>
        <w:jc w:val="both"/>
        <w:rPr>
          <w:rFonts w:ascii="Times New Roman" w:hAnsi="Times New Roman" w:cs="Times New Roman"/>
          <w:lang w:eastAsia="pt-PT"/>
        </w:rPr>
      </w:pPr>
    </w:p>
    <w:p w14:paraId="591DD2D7" w14:textId="478E948E" w:rsidR="003416CD" w:rsidRPr="004E5D7D" w:rsidRDefault="00820561" w:rsidP="00636725">
      <w:pPr>
        <w:pStyle w:val="Ttulo2"/>
        <w:spacing w:line="360" w:lineRule="auto"/>
        <w:jc w:val="both"/>
        <w:rPr>
          <w:sz w:val="28"/>
          <w:szCs w:val="28"/>
        </w:rPr>
      </w:pPr>
      <w:r>
        <w:rPr>
          <w:sz w:val="28"/>
          <w:szCs w:val="28"/>
        </w:rPr>
        <w:t xml:space="preserve"> </w:t>
      </w:r>
      <w:r w:rsidR="004E5D7D">
        <w:rPr>
          <w:sz w:val="28"/>
          <w:szCs w:val="28"/>
        </w:rPr>
        <w:t xml:space="preserve"> </w:t>
      </w:r>
      <w:bookmarkStart w:id="280" w:name="_Toc232526539"/>
      <w:r w:rsidR="003416CD" w:rsidRPr="004E5D7D">
        <w:rPr>
          <w:sz w:val="28"/>
          <w:szCs w:val="28"/>
        </w:rPr>
        <w:t>Arquitetura de Rede</w:t>
      </w:r>
      <w:bookmarkEnd w:id="280"/>
    </w:p>
    <w:p w14:paraId="682E62D7" w14:textId="77777777" w:rsidR="003416CD" w:rsidRPr="003416CD" w:rsidRDefault="003416CD" w:rsidP="00636725">
      <w:pPr>
        <w:spacing w:line="360" w:lineRule="auto"/>
        <w:ind w:firstLine="426"/>
        <w:jc w:val="both"/>
        <w:rPr>
          <w:rFonts w:ascii="Times New Roman" w:hAnsi="Times New Roman" w:cs="Times New Roman"/>
          <w:lang w:eastAsia="pt-PT"/>
        </w:rPr>
      </w:pPr>
      <w:r w:rsidRPr="003416CD">
        <w:rPr>
          <w:rFonts w:ascii="Times New Roman" w:hAnsi="Times New Roman" w:cs="Times New Roman"/>
          <w:lang w:eastAsia="pt-PT"/>
        </w:rPr>
        <w:t>A arquitetura de rede do sistema KixiCrédito foi concebida com base no modelo Cliente-Servidor, permitindo que os utilizadores acedam ao sistema através de um navegador web. Nesta arquitetura, o servidor é responsável pelo processamento das informações, armazenamento dos dados e disponibilização dos serviços necessários ao funcionamento da aplicação.</w:t>
      </w:r>
    </w:p>
    <w:p w14:paraId="5692AFB1" w14:textId="77777777" w:rsidR="003416CD" w:rsidRPr="003416CD" w:rsidRDefault="003416CD" w:rsidP="00636725">
      <w:pPr>
        <w:spacing w:line="360" w:lineRule="auto"/>
        <w:jc w:val="both"/>
        <w:rPr>
          <w:rFonts w:ascii="Times New Roman" w:hAnsi="Times New Roman" w:cs="Times New Roman"/>
          <w:lang w:eastAsia="pt-PT"/>
        </w:rPr>
      </w:pPr>
      <w:r w:rsidRPr="003416CD">
        <w:rPr>
          <w:rFonts w:ascii="Times New Roman" w:hAnsi="Times New Roman" w:cs="Times New Roman"/>
          <w:lang w:eastAsia="pt-PT"/>
        </w:rPr>
        <w:t>O sistema é composto por três camadas principais:</w:t>
      </w:r>
    </w:p>
    <w:p w14:paraId="546AEE1E" w14:textId="77777777" w:rsidR="003416CD" w:rsidRPr="003416CD" w:rsidRDefault="003416CD" w:rsidP="00636725">
      <w:pPr>
        <w:spacing w:line="360" w:lineRule="auto"/>
        <w:ind w:firstLine="708"/>
        <w:jc w:val="both"/>
        <w:rPr>
          <w:rFonts w:ascii="Times New Roman" w:hAnsi="Times New Roman" w:cs="Times New Roman"/>
          <w:lang w:eastAsia="pt-PT"/>
        </w:rPr>
      </w:pPr>
      <w:r w:rsidRPr="003E43C5">
        <w:rPr>
          <w:rStyle w:val="SubttuloCarter"/>
        </w:rPr>
        <w:lastRenderedPageBreak/>
        <w:t>Camada de Apresentação (Cliente)</w:t>
      </w:r>
      <w:r w:rsidRPr="003416CD">
        <w:rPr>
          <w:rFonts w:ascii="Times New Roman" w:hAnsi="Times New Roman" w:cs="Times New Roman"/>
          <w:b/>
          <w:bCs/>
          <w:lang w:eastAsia="pt-PT"/>
        </w:rPr>
        <w:t>:</w:t>
      </w:r>
      <w:r w:rsidRPr="003416CD">
        <w:rPr>
          <w:rFonts w:ascii="Times New Roman" w:hAnsi="Times New Roman" w:cs="Times New Roman"/>
          <w:lang w:eastAsia="pt-PT"/>
        </w:rPr>
        <w:t xml:space="preserve"> corresponde à interface gráfica acessada pelos utilizadores através de navegadores web, permitindo a realização de operações como login, gestão de clientes, registo de empréstimos, consulta de desembolsos, reembolsos e relatórios.</w:t>
      </w:r>
    </w:p>
    <w:p w14:paraId="253DE66B" w14:textId="77777777" w:rsidR="003416CD" w:rsidRPr="003416CD" w:rsidRDefault="003416CD" w:rsidP="00636725">
      <w:pPr>
        <w:spacing w:line="360" w:lineRule="auto"/>
        <w:ind w:firstLine="708"/>
        <w:jc w:val="both"/>
        <w:rPr>
          <w:rFonts w:ascii="Times New Roman" w:hAnsi="Times New Roman" w:cs="Times New Roman"/>
          <w:lang w:eastAsia="pt-PT"/>
        </w:rPr>
      </w:pPr>
      <w:r w:rsidRPr="003E43C5">
        <w:rPr>
          <w:rStyle w:val="SubttuloCarter"/>
        </w:rPr>
        <w:t>Camada de Aplicação (Servidor Web):</w:t>
      </w:r>
      <w:r w:rsidRPr="003416CD">
        <w:rPr>
          <w:rFonts w:ascii="Times New Roman" w:hAnsi="Times New Roman" w:cs="Times New Roman"/>
          <w:lang w:eastAsia="pt-PT"/>
        </w:rPr>
        <w:t xml:space="preserve"> responsável pelo processamento das regras de negócio do sistema. Nesta camada são executados os scripts desenvolvidos em PHP que realizam a comunicação entre a interface do utilizador e a base de dados.</w:t>
      </w:r>
    </w:p>
    <w:p w14:paraId="52BD5177" w14:textId="77777777" w:rsidR="003416CD" w:rsidRPr="003416CD" w:rsidRDefault="003416CD" w:rsidP="00636725">
      <w:pPr>
        <w:spacing w:line="360" w:lineRule="auto"/>
        <w:ind w:firstLine="708"/>
        <w:jc w:val="both"/>
        <w:rPr>
          <w:rFonts w:ascii="Times New Roman" w:hAnsi="Times New Roman" w:cs="Times New Roman"/>
          <w:lang w:eastAsia="pt-PT"/>
        </w:rPr>
      </w:pPr>
      <w:r w:rsidRPr="003E43C5">
        <w:rPr>
          <w:rStyle w:val="SubttuloCarter"/>
        </w:rPr>
        <w:t>Camada de Dados (Base de Dados):</w:t>
      </w:r>
      <w:r w:rsidRPr="003416CD">
        <w:rPr>
          <w:rFonts w:ascii="Times New Roman" w:hAnsi="Times New Roman" w:cs="Times New Roman"/>
          <w:lang w:eastAsia="pt-PT"/>
        </w:rPr>
        <w:t xml:space="preserve"> responsável pelo armazenamento e gestão das informações do sistema. Foi utilizada a base de dados MySQL para armazenar dados de clientes, empréstimos, desembolsos, reembolsos e utilizadores.</w:t>
      </w:r>
    </w:p>
    <w:p w14:paraId="43EB1DB8" w14:textId="77777777" w:rsidR="003416CD" w:rsidRPr="003416CD" w:rsidRDefault="003416CD" w:rsidP="00636725">
      <w:pPr>
        <w:spacing w:line="360" w:lineRule="auto"/>
        <w:ind w:firstLine="360"/>
        <w:jc w:val="both"/>
        <w:rPr>
          <w:rFonts w:ascii="Times New Roman" w:hAnsi="Times New Roman" w:cs="Times New Roman"/>
          <w:lang w:eastAsia="pt-PT"/>
        </w:rPr>
      </w:pPr>
      <w:r w:rsidRPr="003416CD">
        <w:rPr>
          <w:rFonts w:ascii="Times New Roman" w:hAnsi="Times New Roman" w:cs="Times New Roman"/>
          <w:lang w:eastAsia="pt-PT"/>
        </w:rPr>
        <w:t>A comunicação entre o cliente e o servidor ocorre através da rede local ou da Internet, utilizando o protocolo HTTP/HTTPS. Esta arquitetura permite centralizar as informações, facilitar a manutenção do sistema e garantir maior segurança e organização dos dados.</w:t>
      </w:r>
    </w:p>
    <w:p w14:paraId="2DDFED5E" w14:textId="77777777" w:rsidR="003416CD" w:rsidRPr="003416CD" w:rsidRDefault="003416CD" w:rsidP="00636725">
      <w:pPr>
        <w:pStyle w:val="Subttulo"/>
      </w:pPr>
      <w:r w:rsidRPr="003416CD">
        <w:t>Componentes da Arquitetura</w:t>
      </w:r>
    </w:p>
    <w:p w14:paraId="02A1FA9B" w14:textId="77777777" w:rsidR="003416CD" w:rsidRPr="003416CD" w:rsidRDefault="003416CD" w:rsidP="00636725">
      <w:pPr>
        <w:numPr>
          <w:ilvl w:val="0"/>
          <w:numId w:val="11"/>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Cliente (Computador do Utilizador);</w:t>
      </w:r>
    </w:p>
    <w:p w14:paraId="1B17BC6A" w14:textId="77777777" w:rsidR="003416CD" w:rsidRPr="003416CD" w:rsidRDefault="003416CD" w:rsidP="00636725">
      <w:pPr>
        <w:numPr>
          <w:ilvl w:val="0"/>
          <w:numId w:val="11"/>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Navegador Web;</w:t>
      </w:r>
    </w:p>
    <w:p w14:paraId="78A3F983" w14:textId="77777777" w:rsidR="003416CD" w:rsidRPr="003416CD" w:rsidRDefault="003416CD" w:rsidP="00636725">
      <w:pPr>
        <w:numPr>
          <w:ilvl w:val="0"/>
          <w:numId w:val="11"/>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Servidor Web Apache (XAMPP);</w:t>
      </w:r>
    </w:p>
    <w:p w14:paraId="45A8009D" w14:textId="77777777" w:rsidR="003416CD" w:rsidRPr="003416CD" w:rsidRDefault="003416CD" w:rsidP="00636725">
      <w:pPr>
        <w:numPr>
          <w:ilvl w:val="0"/>
          <w:numId w:val="11"/>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Aplicação KixiCrédito desenvolvida em PHP;</w:t>
      </w:r>
    </w:p>
    <w:p w14:paraId="0ADB2B5C" w14:textId="774C8410" w:rsidR="00D16525" w:rsidRDefault="003416CD" w:rsidP="00636725">
      <w:pPr>
        <w:numPr>
          <w:ilvl w:val="0"/>
          <w:numId w:val="11"/>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Base de Dados MySQL.</w:t>
      </w:r>
    </w:p>
    <w:p w14:paraId="5DAFF8DB" w14:textId="77777777" w:rsidR="003E43C5" w:rsidRPr="003E43C5" w:rsidRDefault="003E43C5" w:rsidP="00636725">
      <w:pPr>
        <w:spacing w:line="360" w:lineRule="auto"/>
        <w:ind w:left="720"/>
        <w:jc w:val="both"/>
        <w:rPr>
          <w:rFonts w:ascii="Times New Roman" w:hAnsi="Times New Roman" w:cs="Times New Roman"/>
          <w:lang w:eastAsia="pt-PT"/>
        </w:rPr>
      </w:pPr>
    </w:p>
    <w:p w14:paraId="16AFC17F" w14:textId="6C1F610D" w:rsidR="003416CD" w:rsidRPr="003416CD" w:rsidRDefault="003416CD" w:rsidP="00636725">
      <w:pPr>
        <w:spacing w:line="360" w:lineRule="auto"/>
        <w:jc w:val="both"/>
        <w:rPr>
          <w:rFonts w:ascii="Times New Roman" w:hAnsi="Times New Roman" w:cs="Times New Roman"/>
          <w:b/>
          <w:bCs/>
          <w:lang w:eastAsia="pt-PT"/>
        </w:rPr>
      </w:pPr>
      <w:r w:rsidRPr="003416CD">
        <w:rPr>
          <w:rFonts w:ascii="Times New Roman" w:hAnsi="Times New Roman" w:cs="Times New Roman"/>
          <w:b/>
          <w:bCs/>
          <w:lang w:eastAsia="pt-PT"/>
        </w:rPr>
        <w:t>Fluxo de Funcionamento</w:t>
      </w:r>
    </w:p>
    <w:p w14:paraId="6F9EF36F" w14:textId="77777777" w:rsidR="003416CD" w:rsidRP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O utilizador acede ao sistema através do navegador web;</w:t>
      </w:r>
    </w:p>
    <w:p w14:paraId="3FEDE269" w14:textId="77777777" w:rsidR="003416CD" w:rsidRP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O navegador envia a solicitação ao servidor web;</w:t>
      </w:r>
    </w:p>
    <w:p w14:paraId="24139E01" w14:textId="77777777" w:rsidR="003416CD" w:rsidRP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O servidor processa a solicitação utilizando scripts PHP;</w:t>
      </w:r>
    </w:p>
    <w:p w14:paraId="1FA14742" w14:textId="77777777" w:rsidR="003416CD" w:rsidRP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O sistema consulta ou grava informações na base de dados MySQL;</w:t>
      </w:r>
    </w:p>
    <w:p w14:paraId="09377FFA" w14:textId="77777777" w:rsidR="003416CD" w:rsidRP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t>O servidor devolve a resposta ao navegador;</w:t>
      </w:r>
    </w:p>
    <w:p w14:paraId="184A2475" w14:textId="2FD39419" w:rsidR="003416CD" w:rsidRDefault="003416CD" w:rsidP="00636725">
      <w:pPr>
        <w:numPr>
          <w:ilvl w:val="0"/>
          <w:numId w:val="12"/>
        </w:numPr>
        <w:spacing w:line="360" w:lineRule="auto"/>
        <w:jc w:val="both"/>
        <w:rPr>
          <w:rFonts w:ascii="Times New Roman" w:hAnsi="Times New Roman" w:cs="Times New Roman"/>
          <w:lang w:eastAsia="pt-PT"/>
        </w:rPr>
      </w:pPr>
      <w:r w:rsidRPr="003416CD">
        <w:rPr>
          <w:rFonts w:ascii="Times New Roman" w:hAnsi="Times New Roman" w:cs="Times New Roman"/>
          <w:lang w:eastAsia="pt-PT"/>
        </w:rPr>
        <w:lastRenderedPageBreak/>
        <w:t>O utilizador visualiza os resultados na interface do sistema.</w:t>
      </w:r>
    </w:p>
    <w:p w14:paraId="45C76DD4" w14:textId="77777777" w:rsidR="001A775E" w:rsidRPr="006B6E48" w:rsidRDefault="001A775E" w:rsidP="00636725">
      <w:pPr>
        <w:spacing w:line="360" w:lineRule="auto"/>
        <w:ind w:left="360"/>
        <w:jc w:val="both"/>
        <w:rPr>
          <w:rFonts w:ascii="Times New Roman" w:hAnsi="Times New Roman" w:cs="Times New Roman"/>
          <w:lang w:eastAsia="pt-PT"/>
        </w:rPr>
      </w:pPr>
    </w:p>
    <w:p w14:paraId="0BEAE9F8" w14:textId="0A3FAAF8" w:rsidR="003416CD" w:rsidRPr="004E5D7D" w:rsidRDefault="00820561" w:rsidP="00636725">
      <w:pPr>
        <w:pStyle w:val="Ttulo2"/>
        <w:spacing w:line="360" w:lineRule="auto"/>
        <w:jc w:val="both"/>
        <w:rPr>
          <w:sz w:val="28"/>
          <w:szCs w:val="28"/>
        </w:rPr>
      </w:pPr>
      <w:r>
        <w:rPr>
          <w:sz w:val="28"/>
          <w:szCs w:val="28"/>
        </w:rPr>
        <w:t xml:space="preserve"> </w:t>
      </w:r>
      <w:r w:rsidR="004E5D7D">
        <w:rPr>
          <w:sz w:val="28"/>
          <w:szCs w:val="28"/>
        </w:rPr>
        <w:t xml:space="preserve"> </w:t>
      </w:r>
      <w:bookmarkStart w:id="281" w:name="_Toc232526540"/>
      <w:r w:rsidR="003416CD" w:rsidRPr="004E5D7D">
        <w:rPr>
          <w:sz w:val="28"/>
          <w:szCs w:val="28"/>
        </w:rPr>
        <w:t>Diagrama de Casos de Uso</w:t>
      </w:r>
      <w:bookmarkEnd w:id="281"/>
    </w:p>
    <w:p w14:paraId="4E1E929B" w14:textId="77777777" w:rsidR="003416CD" w:rsidRPr="001558AE" w:rsidRDefault="003416CD" w:rsidP="00636725">
      <w:pPr>
        <w:spacing w:line="360" w:lineRule="auto"/>
        <w:ind w:firstLine="426"/>
        <w:jc w:val="both"/>
        <w:rPr>
          <w:rFonts w:ascii="Times New Roman" w:hAnsi="Times New Roman" w:cs="Times New Roman"/>
          <w:lang w:eastAsia="pt-PT"/>
        </w:rPr>
      </w:pPr>
      <w:r w:rsidRPr="001558AE">
        <w:rPr>
          <w:rFonts w:ascii="Times New Roman" w:hAnsi="Times New Roman" w:cs="Times New Roman"/>
          <w:lang w:eastAsia="pt-PT"/>
        </w:rPr>
        <w:t xml:space="preserve">O Diagrama de Casos de Uso representa as principais funcionalidades do sistema KixiCrédito e a interação dos utilizadores com essas funcionalidades. O principal ator do sistema é o </w:t>
      </w:r>
      <w:r w:rsidRPr="001558AE">
        <w:rPr>
          <w:rFonts w:ascii="Times New Roman" w:hAnsi="Times New Roman" w:cs="Times New Roman"/>
          <w:b/>
          <w:bCs/>
          <w:lang w:eastAsia="pt-PT"/>
        </w:rPr>
        <w:t>Funcionário</w:t>
      </w:r>
      <w:r w:rsidRPr="001558AE">
        <w:rPr>
          <w:rFonts w:ascii="Times New Roman" w:hAnsi="Times New Roman" w:cs="Times New Roman"/>
          <w:lang w:eastAsia="pt-PT"/>
        </w:rPr>
        <w:t>, responsável pela gestão das operações de microcrédito.</w:t>
      </w:r>
    </w:p>
    <w:p w14:paraId="05EB110A" w14:textId="77777777" w:rsidR="003416CD" w:rsidRPr="001558AE" w:rsidRDefault="003416CD" w:rsidP="00636725">
      <w:pPr>
        <w:spacing w:line="360" w:lineRule="auto"/>
        <w:jc w:val="both"/>
        <w:rPr>
          <w:rFonts w:ascii="Times New Roman" w:hAnsi="Times New Roman" w:cs="Times New Roman"/>
          <w:b/>
          <w:bCs/>
          <w:lang w:eastAsia="pt-PT"/>
        </w:rPr>
      </w:pPr>
      <w:r w:rsidRPr="001558AE">
        <w:rPr>
          <w:rFonts w:ascii="Times New Roman" w:hAnsi="Times New Roman" w:cs="Times New Roman"/>
          <w:b/>
          <w:bCs/>
          <w:lang w:eastAsia="pt-PT"/>
        </w:rPr>
        <w:t>Descrição do Diagrama</w:t>
      </w:r>
    </w:p>
    <w:p w14:paraId="25F9601C" w14:textId="77777777" w:rsidR="003416CD" w:rsidRPr="001558AE" w:rsidRDefault="003416CD" w:rsidP="00636725">
      <w:pPr>
        <w:spacing w:line="360" w:lineRule="auto"/>
        <w:jc w:val="both"/>
        <w:rPr>
          <w:rFonts w:ascii="Times New Roman" w:hAnsi="Times New Roman" w:cs="Times New Roman"/>
          <w:lang w:eastAsia="pt-PT"/>
        </w:rPr>
      </w:pPr>
      <w:r w:rsidRPr="001558AE">
        <w:rPr>
          <w:rFonts w:ascii="Times New Roman" w:hAnsi="Times New Roman" w:cs="Times New Roman"/>
          <w:lang w:eastAsia="pt-PT"/>
        </w:rPr>
        <w:t>O funcionário pode:</w:t>
      </w:r>
    </w:p>
    <w:p w14:paraId="6AE8E3D7"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Efetuar Login; </w:t>
      </w:r>
    </w:p>
    <w:p w14:paraId="0379AEDD"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Gerir Clientes; </w:t>
      </w:r>
    </w:p>
    <w:p w14:paraId="6E35FC38"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Registar Empréstimos; </w:t>
      </w:r>
    </w:p>
    <w:p w14:paraId="2819E96E"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Empréstimos; </w:t>
      </w:r>
    </w:p>
    <w:p w14:paraId="051CE8D2"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Desembolsos; </w:t>
      </w:r>
    </w:p>
    <w:p w14:paraId="411C7B2F"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Registar Reembolsos; </w:t>
      </w:r>
    </w:p>
    <w:p w14:paraId="7CAE8B11"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Consultar Reembolsos; </w:t>
      </w:r>
    </w:p>
    <w:p w14:paraId="4F1A18F1"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Visualizar Dashboard; </w:t>
      </w:r>
    </w:p>
    <w:p w14:paraId="373BA281"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Gerar Relatórios; </w:t>
      </w:r>
    </w:p>
    <w:p w14:paraId="05D5F73F" w14:textId="77777777" w:rsidR="003416CD" w:rsidRPr="001558AE" w:rsidRDefault="003416CD" w:rsidP="00636725">
      <w:pPr>
        <w:numPr>
          <w:ilvl w:val="0"/>
          <w:numId w:val="13"/>
        </w:numPr>
        <w:spacing w:line="360" w:lineRule="auto"/>
        <w:jc w:val="both"/>
        <w:rPr>
          <w:rFonts w:ascii="Times New Roman" w:hAnsi="Times New Roman" w:cs="Times New Roman"/>
          <w:lang w:eastAsia="pt-PT"/>
        </w:rPr>
      </w:pPr>
      <w:r w:rsidRPr="001558AE">
        <w:rPr>
          <w:rFonts w:ascii="Times New Roman" w:hAnsi="Times New Roman" w:cs="Times New Roman"/>
          <w:lang w:eastAsia="pt-PT"/>
        </w:rPr>
        <w:t xml:space="preserve">Efetuar Logout. </w:t>
      </w:r>
    </w:p>
    <w:p w14:paraId="4F1EBBE4" w14:textId="07CEBAC3" w:rsidR="00672B98" w:rsidRPr="00672B98" w:rsidRDefault="00672B98" w:rsidP="00636725">
      <w:pPr>
        <w:pStyle w:val="Legenda"/>
        <w:keepNext/>
        <w:spacing w:line="360" w:lineRule="auto"/>
        <w:jc w:val="center"/>
        <w:rPr>
          <w:sz w:val="20"/>
          <w:szCs w:val="20"/>
        </w:rPr>
      </w:pPr>
      <w:bookmarkStart w:id="282" w:name="_Toc232525354"/>
      <w:r w:rsidRPr="00672B98">
        <w:rPr>
          <w:sz w:val="20"/>
          <w:szCs w:val="20"/>
        </w:rPr>
        <w:lastRenderedPageBreak/>
        <w:t xml:space="preserve">Figura </w:t>
      </w:r>
      <w:r w:rsidRPr="00672B98">
        <w:rPr>
          <w:sz w:val="20"/>
          <w:szCs w:val="20"/>
        </w:rPr>
        <w:fldChar w:fldCharType="begin"/>
      </w:r>
      <w:r w:rsidRPr="00672B98">
        <w:rPr>
          <w:sz w:val="20"/>
          <w:szCs w:val="20"/>
        </w:rPr>
        <w:instrText xml:space="preserve"> SEQ Figura \* ARABIC </w:instrText>
      </w:r>
      <w:r w:rsidRPr="00672B98">
        <w:rPr>
          <w:sz w:val="20"/>
          <w:szCs w:val="20"/>
        </w:rPr>
        <w:fldChar w:fldCharType="separate"/>
      </w:r>
      <w:r w:rsidR="004B7A71">
        <w:rPr>
          <w:noProof/>
          <w:sz w:val="20"/>
          <w:szCs w:val="20"/>
        </w:rPr>
        <w:t>1</w:t>
      </w:r>
      <w:r w:rsidRPr="00672B98">
        <w:rPr>
          <w:sz w:val="20"/>
          <w:szCs w:val="20"/>
        </w:rPr>
        <w:fldChar w:fldCharType="end"/>
      </w:r>
      <w:r w:rsidRPr="00672B98">
        <w:rPr>
          <w:sz w:val="20"/>
          <w:szCs w:val="20"/>
        </w:rPr>
        <w:t>-diagrama de casos de uso</w:t>
      </w:r>
      <w:bookmarkEnd w:id="282"/>
    </w:p>
    <w:p w14:paraId="273BD74D" w14:textId="6A0A143A" w:rsidR="00B10E68" w:rsidRPr="002C6BD0" w:rsidRDefault="004B5606" w:rsidP="00636725">
      <w:pPr>
        <w:keepNext/>
        <w:spacing w:line="360" w:lineRule="auto"/>
        <w:jc w:val="both"/>
      </w:pPr>
      <w:r>
        <w:rPr>
          <w:noProof/>
          <w:lang w:eastAsia="pt-PT"/>
        </w:rPr>
        <w:drawing>
          <wp:inline distT="0" distB="0" distL="0" distR="0" wp14:anchorId="0376EACD" wp14:editId="030B6248">
            <wp:extent cx="5400040" cy="3599815"/>
            <wp:effectExtent l="0" t="0" r="0" b="635"/>
            <wp:docPr id="1169120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2066" name="Imagem 1169120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267BFFB3" w14:textId="77777777" w:rsidR="00EB6ADF" w:rsidRPr="00EB6ADF" w:rsidRDefault="00EB6ADF" w:rsidP="00636725">
      <w:pPr>
        <w:pStyle w:val="Subttulo"/>
      </w:pPr>
      <w:r w:rsidRPr="00EB6ADF">
        <w:t>DESCRIÇÃO DOS CASOS DE USO DO SISTEMA KIXICRÉDITO</w:t>
      </w:r>
    </w:p>
    <w:p w14:paraId="7E0D3543" w14:textId="77777777" w:rsidR="00EB6ADF" w:rsidRPr="00EB6ADF" w:rsidRDefault="00EB6ADF" w:rsidP="00636725">
      <w:pPr>
        <w:pStyle w:val="Subttulo"/>
      </w:pPr>
      <w:r w:rsidRPr="00EB6ADF">
        <w:t>1. Caso de Uso: Autenticação de Utilizador (Login)</w:t>
      </w:r>
    </w:p>
    <w:p w14:paraId="5BC1573B"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Utilizador (Administrador ou Funcionário)</w:t>
      </w:r>
    </w:p>
    <w:p w14:paraId="233C5112"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Permitir o acesso seguro ao sistema.</w:t>
      </w:r>
    </w:p>
    <w:p w14:paraId="5BFEE2D3"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Pré-condições:</w:t>
      </w:r>
    </w:p>
    <w:p w14:paraId="5C5096D6" w14:textId="77777777" w:rsidR="00EB6ADF" w:rsidRPr="00EB6ADF" w:rsidRDefault="00EB6ADF" w:rsidP="00636725">
      <w:pPr>
        <w:numPr>
          <w:ilvl w:val="0"/>
          <w:numId w:val="14"/>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deve estar registado no sistema.</w:t>
      </w:r>
    </w:p>
    <w:p w14:paraId="1AB775F2"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0B349577" w14:textId="77777777" w:rsidR="00EB6ADF" w:rsidRPr="00EB6ADF" w:rsidRDefault="00EB6ADF" w:rsidP="00636725">
      <w:pPr>
        <w:numPr>
          <w:ilvl w:val="0"/>
          <w:numId w:val="15"/>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acede à página de login.</w:t>
      </w:r>
    </w:p>
    <w:p w14:paraId="7B56B3D1" w14:textId="77777777" w:rsidR="00EB6ADF" w:rsidRPr="00EB6ADF" w:rsidRDefault="00EB6ADF" w:rsidP="00636725">
      <w:pPr>
        <w:numPr>
          <w:ilvl w:val="0"/>
          <w:numId w:val="15"/>
        </w:numPr>
        <w:spacing w:line="360" w:lineRule="auto"/>
        <w:jc w:val="both"/>
        <w:rPr>
          <w:rFonts w:asciiTheme="majorBidi" w:hAnsiTheme="majorBidi" w:cstheme="majorBidi"/>
          <w:lang w:eastAsia="pt-PT"/>
        </w:rPr>
      </w:pPr>
      <w:r w:rsidRPr="00EB6ADF">
        <w:rPr>
          <w:rFonts w:asciiTheme="majorBidi" w:hAnsiTheme="majorBidi" w:cstheme="majorBidi"/>
          <w:lang w:eastAsia="pt-PT"/>
        </w:rPr>
        <w:t>Introduz o nome de utilizador e a palavra-passe.</w:t>
      </w:r>
    </w:p>
    <w:p w14:paraId="483D64F7" w14:textId="77777777" w:rsidR="00EB6ADF" w:rsidRPr="00EB6ADF" w:rsidRDefault="00EB6ADF" w:rsidP="00636725">
      <w:pPr>
        <w:numPr>
          <w:ilvl w:val="0"/>
          <w:numId w:val="15"/>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valida as credenciais.</w:t>
      </w:r>
    </w:p>
    <w:p w14:paraId="7657444C" w14:textId="302834AB" w:rsidR="00EB6ADF" w:rsidRPr="00EB6ADF" w:rsidRDefault="00EB6ADF" w:rsidP="00636725">
      <w:pPr>
        <w:numPr>
          <w:ilvl w:val="0"/>
          <w:numId w:val="15"/>
        </w:numPr>
        <w:spacing w:line="360" w:lineRule="auto"/>
        <w:jc w:val="both"/>
        <w:rPr>
          <w:rFonts w:asciiTheme="majorBidi" w:hAnsiTheme="majorBidi" w:cstheme="majorBidi"/>
          <w:lang w:eastAsia="pt-PT"/>
        </w:rPr>
      </w:pPr>
      <w:r w:rsidRPr="00EB6ADF">
        <w:rPr>
          <w:rFonts w:asciiTheme="majorBidi" w:hAnsiTheme="majorBidi" w:cstheme="majorBidi"/>
          <w:lang w:eastAsia="pt-PT"/>
        </w:rPr>
        <w:t xml:space="preserve">O sistema </w:t>
      </w:r>
      <w:r w:rsidR="00553EE5" w:rsidRPr="00EB6ADF">
        <w:rPr>
          <w:rFonts w:asciiTheme="majorBidi" w:hAnsiTheme="majorBidi" w:cstheme="majorBidi"/>
          <w:lang w:eastAsia="pt-PT"/>
        </w:rPr>
        <w:t>autêntica</w:t>
      </w:r>
      <w:r w:rsidRPr="00EB6ADF">
        <w:rPr>
          <w:rFonts w:asciiTheme="majorBidi" w:hAnsiTheme="majorBidi" w:cstheme="majorBidi"/>
          <w:lang w:eastAsia="pt-PT"/>
        </w:rPr>
        <w:t xml:space="preserve"> o utilizador.</w:t>
      </w:r>
    </w:p>
    <w:p w14:paraId="0CE41F62" w14:textId="520E2400" w:rsidR="00EB6ADF" w:rsidRPr="00EB6ADF" w:rsidRDefault="00EB6ADF" w:rsidP="00636725">
      <w:pPr>
        <w:numPr>
          <w:ilvl w:val="0"/>
          <w:numId w:val="15"/>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é direcionado para o painel principal.</w:t>
      </w:r>
      <w:r w:rsidR="00A45662">
        <w:rPr>
          <w:rFonts w:asciiTheme="majorBidi" w:hAnsiTheme="majorBidi" w:cstheme="majorBidi"/>
          <w:lang w:eastAsia="pt-PT"/>
        </w:rPr>
        <w:t xml:space="preserve">      </w:t>
      </w:r>
      <w:r w:rsidR="00A45662">
        <w:rPr>
          <w:rFonts w:asciiTheme="majorBidi" w:hAnsiTheme="majorBidi" w:cstheme="majorBidi"/>
          <w:lang w:eastAsia="pt-PT"/>
        </w:rPr>
        <w:tab/>
      </w:r>
      <w:r w:rsidR="00A45662">
        <w:rPr>
          <w:rFonts w:asciiTheme="majorBidi" w:hAnsiTheme="majorBidi" w:cstheme="majorBidi"/>
          <w:lang w:eastAsia="pt-PT"/>
        </w:rPr>
        <w:tab/>
      </w:r>
      <w:r w:rsidR="00A45662">
        <w:rPr>
          <w:rFonts w:asciiTheme="majorBidi" w:hAnsiTheme="majorBidi" w:cstheme="majorBidi"/>
          <w:lang w:eastAsia="pt-PT"/>
        </w:rPr>
        <w:tab/>
      </w:r>
      <w:r w:rsidR="00A45662">
        <w:rPr>
          <w:rFonts w:asciiTheme="majorBidi" w:hAnsiTheme="majorBidi" w:cstheme="majorBidi"/>
          <w:lang w:eastAsia="pt-PT"/>
        </w:rPr>
        <w:tab/>
      </w:r>
      <w:r w:rsidR="00A45662">
        <w:rPr>
          <w:rFonts w:asciiTheme="majorBidi" w:hAnsiTheme="majorBidi" w:cstheme="majorBidi"/>
          <w:lang w:eastAsia="pt-PT"/>
        </w:rPr>
        <w:tab/>
      </w:r>
      <w:r w:rsidR="00A45662">
        <w:rPr>
          <w:rFonts w:asciiTheme="majorBidi" w:hAnsiTheme="majorBidi" w:cstheme="majorBidi"/>
          <w:lang w:eastAsia="pt-PT"/>
        </w:rPr>
        <w:tab/>
        <w:t xml:space="preserve">                                                                                                                                                                                                                                                                    </w:t>
      </w:r>
    </w:p>
    <w:p w14:paraId="2694AB2D"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lastRenderedPageBreak/>
        <w:t>Fluxos alternativos:</w:t>
      </w:r>
    </w:p>
    <w:p w14:paraId="30779625" w14:textId="77777777" w:rsidR="00EB6ADF" w:rsidRPr="00EB6ADF" w:rsidRDefault="00EB6ADF" w:rsidP="00636725">
      <w:pPr>
        <w:numPr>
          <w:ilvl w:val="0"/>
          <w:numId w:val="16"/>
        </w:numPr>
        <w:spacing w:line="360" w:lineRule="auto"/>
        <w:jc w:val="both"/>
        <w:rPr>
          <w:rFonts w:asciiTheme="majorBidi" w:hAnsiTheme="majorBidi" w:cstheme="majorBidi"/>
          <w:lang w:eastAsia="pt-PT"/>
        </w:rPr>
      </w:pPr>
      <w:r w:rsidRPr="00EB6ADF">
        <w:rPr>
          <w:rFonts w:asciiTheme="majorBidi" w:hAnsiTheme="majorBidi" w:cstheme="majorBidi"/>
          <w:lang w:eastAsia="pt-PT"/>
        </w:rPr>
        <w:t>A1: Credenciais inválidas</w:t>
      </w:r>
    </w:p>
    <w:p w14:paraId="76C7D724" w14:textId="77777777" w:rsidR="00EB6ADF" w:rsidRPr="00EB6ADF" w:rsidRDefault="00EB6ADF" w:rsidP="00636725">
      <w:pPr>
        <w:numPr>
          <w:ilvl w:val="1"/>
          <w:numId w:val="16"/>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apresenta mensagem de erro e solicita nova tentativa.</w:t>
      </w:r>
    </w:p>
    <w:p w14:paraId="6B9567C7"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6FB22B3B" w14:textId="205EDC96" w:rsidR="00EB6ADF" w:rsidRPr="00EB6ADF" w:rsidRDefault="00EB6ADF" w:rsidP="00636725">
      <w:pPr>
        <w:numPr>
          <w:ilvl w:val="0"/>
          <w:numId w:val="17"/>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fica autenticado no sistema.</w:t>
      </w:r>
    </w:p>
    <w:p w14:paraId="21316A93" w14:textId="77777777" w:rsidR="00EB6ADF" w:rsidRPr="00EB6ADF" w:rsidRDefault="00EB6ADF" w:rsidP="00636725">
      <w:pPr>
        <w:pStyle w:val="Subttulo"/>
      </w:pPr>
      <w:r w:rsidRPr="00EB6ADF">
        <w:t>2. Caso de Uso: Gestão de Clientes</w:t>
      </w:r>
    </w:p>
    <w:p w14:paraId="7FD251DB"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 / Administrador</w:t>
      </w:r>
    </w:p>
    <w:p w14:paraId="429B3133"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Permitir o registo, consulta, atualização e eliminação de clientes.</w:t>
      </w:r>
    </w:p>
    <w:p w14:paraId="56BB4812"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Pré-condições:</w:t>
      </w:r>
    </w:p>
    <w:p w14:paraId="69C8AC82" w14:textId="77777777" w:rsidR="00EB6ADF" w:rsidRPr="00EB6ADF" w:rsidRDefault="00EB6ADF" w:rsidP="00636725">
      <w:pPr>
        <w:numPr>
          <w:ilvl w:val="0"/>
          <w:numId w:val="18"/>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deve estar autenticado.</w:t>
      </w:r>
    </w:p>
    <w:p w14:paraId="528EEC7D"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50135B84"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acede ao módulo de clientes.</w:t>
      </w:r>
    </w:p>
    <w:p w14:paraId="11AAA435"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Seleciona a opção “Adicionar cliente”.</w:t>
      </w:r>
    </w:p>
    <w:p w14:paraId="5A6A4325"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Preenche os dados do cliente (nome, BI, contacto, endereço).</w:t>
      </w:r>
    </w:p>
    <w:p w14:paraId="399EBDA1"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valida os dados.</w:t>
      </w:r>
    </w:p>
    <w:p w14:paraId="19DDA581"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grava o cliente na base de dados.</w:t>
      </w:r>
    </w:p>
    <w:p w14:paraId="6722FB6F" w14:textId="77777777" w:rsidR="00EB6ADF" w:rsidRPr="00EB6ADF" w:rsidRDefault="00EB6ADF" w:rsidP="00636725">
      <w:pPr>
        <w:numPr>
          <w:ilvl w:val="0"/>
          <w:numId w:val="19"/>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confirma o registo.</w:t>
      </w:r>
    </w:p>
    <w:p w14:paraId="4414CCA8"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Fluxos alternativos:</w:t>
      </w:r>
    </w:p>
    <w:p w14:paraId="6CFC221E" w14:textId="77777777" w:rsidR="00EB6ADF" w:rsidRPr="00EB6ADF" w:rsidRDefault="00EB6ADF" w:rsidP="00636725">
      <w:pPr>
        <w:numPr>
          <w:ilvl w:val="0"/>
          <w:numId w:val="20"/>
        </w:numPr>
        <w:spacing w:line="360" w:lineRule="auto"/>
        <w:jc w:val="both"/>
        <w:rPr>
          <w:rFonts w:asciiTheme="majorBidi" w:hAnsiTheme="majorBidi" w:cstheme="majorBidi"/>
          <w:lang w:eastAsia="pt-PT"/>
        </w:rPr>
      </w:pPr>
      <w:r w:rsidRPr="00EB6ADF">
        <w:rPr>
          <w:rFonts w:asciiTheme="majorBidi" w:hAnsiTheme="majorBidi" w:cstheme="majorBidi"/>
          <w:lang w:eastAsia="pt-PT"/>
        </w:rPr>
        <w:t>A1: Dados inválidos ou incompletos</w:t>
      </w:r>
    </w:p>
    <w:p w14:paraId="1FB5D7FB" w14:textId="77777777" w:rsidR="00EB6ADF" w:rsidRPr="00EB6ADF" w:rsidRDefault="00EB6ADF" w:rsidP="00636725">
      <w:pPr>
        <w:numPr>
          <w:ilvl w:val="1"/>
          <w:numId w:val="20"/>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exibe mensagem de erro.</w:t>
      </w:r>
    </w:p>
    <w:p w14:paraId="1E2B6E0F" w14:textId="77777777" w:rsidR="00EB6ADF" w:rsidRPr="00EB6ADF" w:rsidRDefault="00EB6ADF" w:rsidP="00636725">
      <w:pPr>
        <w:numPr>
          <w:ilvl w:val="0"/>
          <w:numId w:val="20"/>
        </w:numPr>
        <w:spacing w:line="360" w:lineRule="auto"/>
        <w:jc w:val="both"/>
        <w:rPr>
          <w:rFonts w:asciiTheme="majorBidi" w:hAnsiTheme="majorBidi" w:cstheme="majorBidi"/>
          <w:lang w:eastAsia="pt-PT"/>
        </w:rPr>
      </w:pPr>
      <w:r w:rsidRPr="00EB6ADF">
        <w:rPr>
          <w:rFonts w:asciiTheme="majorBidi" w:hAnsiTheme="majorBidi" w:cstheme="majorBidi"/>
          <w:lang w:eastAsia="pt-PT"/>
        </w:rPr>
        <w:t>A2: Cliente já existente</w:t>
      </w:r>
    </w:p>
    <w:p w14:paraId="0329FFEF" w14:textId="35E42C0C" w:rsidR="00EB6ADF" w:rsidRPr="00EB6ADF" w:rsidRDefault="00EB6ADF" w:rsidP="00636725">
      <w:pPr>
        <w:numPr>
          <w:ilvl w:val="1"/>
          <w:numId w:val="20"/>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impede duplicação.</w:t>
      </w:r>
      <w:r w:rsidR="00A45662">
        <w:rPr>
          <w:rFonts w:asciiTheme="majorBidi" w:hAnsiTheme="majorBidi" w:cstheme="majorBidi"/>
          <w:lang w:eastAsia="pt-PT"/>
        </w:rPr>
        <w:tab/>
      </w:r>
      <w:r w:rsidR="00A45662">
        <w:rPr>
          <w:rFonts w:asciiTheme="majorBidi" w:hAnsiTheme="majorBidi" w:cstheme="majorBidi"/>
          <w:lang w:eastAsia="pt-PT"/>
        </w:rPr>
        <w:tab/>
      </w:r>
      <w:r w:rsidR="00A45662">
        <w:rPr>
          <w:rFonts w:asciiTheme="majorBidi" w:hAnsiTheme="majorBidi" w:cstheme="majorBidi"/>
          <w:lang w:eastAsia="pt-PT"/>
        </w:rPr>
        <w:tab/>
      </w:r>
    </w:p>
    <w:p w14:paraId="7D4C1610"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2FD3358F" w14:textId="4CADF4CF" w:rsidR="00EB6ADF" w:rsidRPr="00EB6ADF" w:rsidRDefault="00EB6ADF" w:rsidP="00636725">
      <w:pPr>
        <w:numPr>
          <w:ilvl w:val="0"/>
          <w:numId w:val="21"/>
        </w:numPr>
        <w:spacing w:line="360" w:lineRule="auto"/>
        <w:jc w:val="both"/>
        <w:rPr>
          <w:rFonts w:asciiTheme="majorBidi" w:hAnsiTheme="majorBidi" w:cstheme="majorBidi"/>
          <w:lang w:eastAsia="pt-PT"/>
        </w:rPr>
      </w:pPr>
      <w:r w:rsidRPr="00EB6ADF">
        <w:rPr>
          <w:rFonts w:asciiTheme="majorBidi" w:hAnsiTheme="majorBidi" w:cstheme="majorBidi"/>
          <w:lang w:eastAsia="pt-PT"/>
        </w:rPr>
        <w:t>Cliente registado com sucesso.</w:t>
      </w:r>
    </w:p>
    <w:p w14:paraId="48373840" w14:textId="77777777" w:rsidR="00672B98" w:rsidRDefault="00672B98" w:rsidP="00636725">
      <w:pPr>
        <w:pStyle w:val="Subttulo"/>
      </w:pPr>
    </w:p>
    <w:p w14:paraId="54BA71B6" w14:textId="1FB6F08E" w:rsidR="00EB6ADF" w:rsidRPr="00EB6ADF" w:rsidRDefault="00EB6ADF" w:rsidP="00636725">
      <w:pPr>
        <w:pStyle w:val="Subttulo"/>
      </w:pPr>
      <w:r w:rsidRPr="00EB6ADF">
        <w:t>3. Caso de Uso: Registo de Empréstimo</w:t>
      </w:r>
    </w:p>
    <w:p w14:paraId="0FA926E4"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w:t>
      </w:r>
    </w:p>
    <w:p w14:paraId="6745AF26"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pedidos de empréstimo de clientes.</w:t>
      </w:r>
    </w:p>
    <w:p w14:paraId="775D3917"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Pré-condições:</w:t>
      </w:r>
    </w:p>
    <w:p w14:paraId="4E6423F6" w14:textId="77777777" w:rsidR="00EB6ADF" w:rsidRPr="00EB6ADF" w:rsidRDefault="00EB6ADF" w:rsidP="00636725">
      <w:pPr>
        <w:numPr>
          <w:ilvl w:val="0"/>
          <w:numId w:val="22"/>
        </w:numPr>
        <w:spacing w:line="360" w:lineRule="auto"/>
        <w:jc w:val="both"/>
        <w:rPr>
          <w:rFonts w:asciiTheme="majorBidi" w:hAnsiTheme="majorBidi" w:cstheme="majorBidi"/>
          <w:lang w:eastAsia="pt-PT"/>
        </w:rPr>
      </w:pPr>
      <w:r w:rsidRPr="00EB6ADF">
        <w:rPr>
          <w:rFonts w:asciiTheme="majorBidi" w:hAnsiTheme="majorBidi" w:cstheme="majorBidi"/>
          <w:lang w:eastAsia="pt-PT"/>
        </w:rPr>
        <w:t>Cliente deve estar registado no sistema.</w:t>
      </w:r>
    </w:p>
    <w:p w14:paraId="72C470E7"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752C3444"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seleciona o cliente.</w:t>
      </w:r>
    </w:p>
    <w:p w14:paraId="3BDE19B4"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Acede à opção “Novo empréstimo”.</w:t>
      </w:r>
    </w:p>
    <w:p w14:paraId="528CD1C0"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Introduz o valor do empréstimo, taxa de juros e prazo.</w:t>
      </w:r>
    </w:p>
    <w:p w14:paraId="7F5797E6"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calcula o plano de pagamento.</w:t>
      </w:r>
    </w:p>
    <w:p w14:paraId="5E6B5AFF"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grava o empréstimo como “pendente” ou “aprovado”.</w:t>
      </w:r>
    </w:p>
    <w:p w14:paraId="578EDFFF" w14:textId="77777777" w:rsidR="00EB6ADF" w:rsidRPr="00EB6ADF" w:rsidRDefault="00EB6ADF" w:rsidP="00636725">
      <w:pPr>
        <w:numPr>
          <w:ilvl w:val="0"/>
          <w:numId w:val="23"/>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confirma o registo.</w:t>
      </w:r>
    </w:p>
    <w:p w14:paraId="1F34210A"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Fluxos alternativos:</w:t>
      </w:r>
    </w:p>
    <w:p w14:paraId="2DE44996" w14:textId="77777777" w:rsidR="00EB6ADF" w:rsidRPr="00EB6ADF" w:rsidRDefault="00EB6ADF" w:rsidP="00636725">
      <w:pPr>
        <w:numPr>
          <w:ilvl w:val="0"/>
          <w:numId w:val="24"/>
        </w:numPr>
        <w:spacing w:line="360" w:lineRule="auto"/>
        <w:jc w:val="both"/>
        <w:rPr>
          <w:rFonts w:asciiTheme="majorBidi" w:hAnsiTheme="majorBidi" w:cstheme="majorBidi"/>
          <w:lang w:eastAsia="pt-PT"/>
        </w:rPr>
      </w:pPr>
      <w:r w:rsidRPr="00EB6ADF">
        <w:rPr>
          <w:rFonts w:asciiTheme="majorBidi" w:hAnsiTheme="majorBidi" w:cstheme="majorBidi"/>
          <w:lang w:eastAsia="pt-PT"/>
        </w:rPr>
        <w:t>A1: Cliente com dívida ativa</w:t>
      </w:r>
    </w:p>
    <w:p w14:paraId="29E7C7E0" w14:textId="77777777" w:rsidR="00EB6ADF" w:rsidRPr="00EB6ADF" w:rsidRDefault="00EB6ADF" w:rsidP="00636725">
      <w:pPr>
        <w:numPr>
          <w:ilvl w:val="1"/>
          <w:numId w:val="24"/>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impede novo empréstimo.</w:t>
      </w:r>
    </w:p>
    <w:p w14:paraId="3BEBA1AF"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6618E304" w14:textId="0B2D8C23" w:rsidR="00EB6ADF" w:rsidRPr="00EB6ADF" w:rsidRDefault="00EB6ADF" w:rsidP="00636725">
      <w:pPr>
        <w:numPr>
          <w:ilvl w:val="0"/>
          <w:numId w:val="25"/>
        </w:numPr>
        <w:spacing w:line="360" w:lineRule="auto"/>
        <w:jc w:val="both"/>
        <w:rPr>
          <w:rFonts w:asciiTheme="majorBidi" w:hAnsiTheme="majorBidi" w:cstheme="majorBidi"/>
          <w:lang w:eastAsia="pt-PT"/>
        </w:rPr>
      </w:pPr>
      <w:r w:rsidRPr="00EB6ADF">
        <w:rPr>
          <w:rFonts w:asciiTheme="majorBidi" w:hAnsiTheme="majorBidi" w:cstheme="majorBidi"/>
          <w:lang w:eastAsia="pt-PT"/>
        </w:rPr>
        <w:t>Empréstimo registado no sistema.</w:t>
      </w:r>
    </w:p>
    <w:p w14:paraId="63C9EB1D" w14:textId="77777777" w:rsidR="00EB6ADF" w:rsidRPr="00EB6ADF" w:rsidRDefault="00EB6ADF" w:rsidP="00636725">
      <w:pPr>
        <w:pStyle w:val="Subttulo"/>
      </w:pPr>
      <w:r w:rsidRPr="00EB6ADF">
        <w:t>4. Caso de Uso: Gestão de Desembolsos</w:t>
      </w:r>
    </w:p>
    <w:p w14:paraId="544DAF7F"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w:t>
      </w:r>
    </w:p>
    <w:p w14:paraId="43526D8F"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a entrega do valor do empréstimo ao cliente.</w:t>
      </w:r>
    </w:p>
    <w:p w14:paraId="4C41D94C"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Pré-condições:</w:t>
      </w:r>
    </w:p>
    <w:p w14:paraId="153A03FD" w14:textId="77777777" w:rsidR="00EB6ADF" w:rsidRPr="00EB6ADF" w:rsidRDefault="00EB6ADF" w:rsidP="00636725">
      <w:pPr>
        <w:numPr>
          <w:ilvl w:val="0"/>
          <w:numId w:val="26"/>
        </w:numPr>
        <w:spacing w:line="360" w:lineRule="auto"/>
        <w:jc w:val="both"/>
        <w:rPr>
          <w:rFonts w:asciiTheme="majorBidi" w:hAnsiTheme="majorBidi" w:cstheme="majorBidi"/>
          <w:lang w:eastAsia="pt-PT"/>
        </w:rPr>
      </w:pPr>
      <w:r w:rsidRPr="00EB6ADF">
        <w:rPr>
          <w:rFonts w:asciiTheme="majorBidi" w:hAnsiTheme="majorBidi" w:cstheme="majorBidi"/>
          <w:lang w:eastAsia="pt-PT"/>
        </w:rPr>
        <w:t>Empréstimo deve estar aprovado.</w:t>
      </w:r>
    </w:p>
    <w:p w14:paraId="6DB7D068"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3FC31B45" w14:textId="77777777" w:rsidR="00EB6ADF" w:rsidRPr="00EB6ADF" w:rsidRDefault="00EB6ADF" w:rsidP="00636725">
      <w:pPr>
        <w:numPr>
          <w:ilvl w:val="0"/>
          <w:numId w:val="27"/>
        </w:numPr>
        <w:spacing w:line="360" w:lineRule="auto"/>
        <w:jc w:val="both"/>
        <w:rPr>
          <w:rFonts w:asciiTheme="majorBidi" w:hAnsiTheme="majorBidi" w:cstheme="majorBidi"/>
          <w:lang w:eastAsia="pt-PT"/>
        </w:rPr>
      </w:pPr>
      <w:r w:rsidRPr="00EB6ADF">
        <w:rPr>
          <w:rFonts w:asciiTheme="majorBidi" w:hAnsiTheme="majorBidi" w:cstheme="majorBidi"/>
          <w:lang w:eastAsia="pt-PT"/>
        </w:rPr>
        <w:lastRenderedPageBreak/>
        <w:t>O utilizador seleciona o empréstimo aprovado.</w:t>
      </w:r>
    </w:p>
    <w:p w14:paraId="3AF9F8B7" w14:textId="77777777" w:rsidR="00EB6ADF" w:rsidRPr="00EB6ADF" w:rsidRDefault="00EB6ADF" w:rsidP="00636725">
      <w:pPr>
        <w:numPr>
          <w:ilvl w:val="0"/>
          <w:numId w:val="27"/>
        </w:numPr>
        <w:spacing w:line="360" w:lineRule="auto"/>
        <w:jc w:val="both"/>
        <w:rPr>
          <w:rFonts w:asciiTheme="majorBidi" w:hAnsiTheme="majorBidi" w:cstheme="majorBidi"/>
          <w:lang w:eastAsia="pt-PT"/>
        </w:rPr>
      </w:pPr>
      <w:r w:rsidRPr="00EB6ADF">
        <w:rPr>
          <w:rFonts w:asciiTheme="majorBidi" w:hAnsiTheme="majorBidi" w:cstheme="majorBidi"/>
          <w:lang w:eastAsia="pt-PT"/>
        </w:rPr>
        <w:t>Regista o valor a ser desembolsado.</w:t>
      </w:r>
    </w:p>
    <w:p w14:paraId="22C7455F" w14:textId="77777777" w:rsidR="00EB6ADF" w:rsidRPr="00EB6ADF" w:rsidRDefault="00EB6ADF" w:rsidP="00636725">
      <w:pPr>
        <w:numPr>
          <w:ilvl w:val="0"/>
          <w:numId w:val="27"/>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valida o montante.</w:t>
      </w:r>
    </w:p>
    <w:p w14:paraId="51BD0C87" w14:textId="77777777" w:rsidR="00EB6ADF" w:rsidRPr="00EB6ADF" w:rsidRDefault="00EB6ADF" w:rsidP="00636725">
      <w:pPr>
        <w:numPr>
          <w:ilvl w:val="0"/>
          <w:numId w:val="27"/>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atualiza o estado do empréstimo para “desembolsado”.</w:t>
      </w:r>
    </w:p>
    <w:p w14:paraId="5C9667AA" w14:textId="77777777" w:rsidR="00EB6ADF" w:rsidRPr="00EB6ADF" w:rsidRDefault="00EB6ADF" w:rsidP="00636725">
      <w:pPr>
        <w:numPr>
          <w:ilvl w:val="0"/>
          <w:numId w:val="27"/>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regista a data do desembolso.</w:t>
      </w:r>
    </w:p>
    <w:p w14:paraId="1113CFAF"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Fluxos alternativos:</w:t>
      </w:r>
    </w:p>
    <w:p w14:paraId="401327C5" w14:textId="77777777" w:rsidR="00EB6ADF" w:rsidRPr="00EB6ADF" w:rsidRDefault="00EB6ADF" w:rsidP="00636725">
      <w:pPr>
        <w:numPr>
          <w:ilvl w:val="0"/>
          <w:numId w:val="28"/>
        </w:numPr>
        <w:spacing w:line="360" w:lineRule="auto"/>
        <w:jc w:val="both"/>
        <w:rPr>
          <w:rFonts w:asciiTheme="majorBidi" w:hAnsiTheme="majorBidi" w:cstheme="majorBidi"/>
          <w:lang w:eastAsia="pt-PT"/>
        </w:rPr>
      </w:pPr>
      <w:r w:rsidRPr="00EB6ADF">
        <w:rPr>
          <w:rFonts w:asciiTheme="majorBidi" w:hAnsiTheme="majorBidi" w:cstheme="majorBidi"/>
          <w:lang w:eastAsia="pt-PT"/>
        </w:rPr>
        <w:t>A1: Empréstimo não aprovado</w:t>
      </w:r>
    </w:p>
    <w:p w14:paraId="39E97713" w14:textId="77777777" w:rsidR="00EB6ADF" w:rsidRPr="00EB6ADF" w:rsidRDefault="00EB6ADF" w:rsidP="00636725">
      <w:pPr>
        <w:numPr>
          <w:ilvl w:val="1"/>
          <w:numId w:val="28"/>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bloqueia o desembolso.</w:t>
      </w:r>
    </w:p>
    <w:p w14:paraId="4C89EAD2"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0CAD5B52" w14:textId="25D7BD24" w:rsidR="00EB6ADF" w:rsidRPr="00EB6ADF" w:rsidRDefault="00EB6ADF" w:rsidP="00636725">
      <w:pPr>
        <w:numPr>
          <w:ilvl w:val="0"/>
          <w:numId w:val="29"/>
        </w:numPr>
        <w:spacing w:line="360" w:lineRule="auto"/>
        <w:jc w:val="both"/>
        <w:rPr>
          <w:rFonts w:asciiTheme="majorBidi" w:hAnsiTheme="majorBidi" w:cstheme="majorBidi"/>
          <w:lang w:eastAsia="pt-PT"/>
        </w:rPr>
      </w:pPr>
      <w:r w:rsidRPr="00EB6ADF">
        <w:rPr>
          <w:rFonts w:asciiTheme="majorBidi" w:hAnsiTheme="majorBidi" w:cstheme="majorBidi"/>
          <w:lang w:eastAsia="pt-PT"/>
        </w:rPr>
        <w:t>Valor do empréstimo entregue ao cliente.</w:t>
      </w:r>
    </w:p>
    <w:p w14:paraId="085BDEC6" w14:textId="77777777" w:rsidR="002C6BD0" w:rsidRDefault="002C6BD0" w:rsidP="00636725">
      <w:pPr>
        <w:pStyle w:val="Subttulo"/>
      </w:pPr>
    </w:p>
    <w:p w14:paraId="71951867" w14:textId="730E583C" w:rsidR="00EB6ADF" w:rsidRPr="00EB6ADF" w:rsidRDefault="00EB6ADF" w:rsidP="00636725">
      <w:pPr>
        <w:pStyle w:val="Subttulo"/>
      </w:pPr>
      <w:r w:rsidRPr="00EB6ADF">
        <w:t>5. Caso de Uso: Registo de Reembolsos</w:t>
      </w:r>
    </w:p>
    <w:p w14:paraId="7FD6096C"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Funcionário / Cliente (dependendo do sistema)</w:t>
      </w:r>
    </w:p>
    <w:p w14:paraId="5134648D"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Registar pagamentos efetuados pelo cliente.</w:t>
      </w:r>
    </w:p>
    <w:p w14:paraId="620259D9"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Pré-condições:</w:t>
      </w:r>
    </w:p>
    <w:p w14:paraId="0F3DD7DD" w14:textId="77777777" w:rsidR="00EB6ADF" w:rsidRPr="00EB6ADF" w:rsidRDefault="00EB6ADF" w:rsidP="00636725">
      <w:pPr>
        <w:numPr>
          <w:ilvl w:val="0"/>
          <w:numId w:val="30"/>
        </w:numPr>
        <w:spacing w:line="360" w:lineRule="auto"/>
        <w:jc w:val="both"/>
        <w:rPr>
          <w:rFonts w:asciiTheme="majorBidi" w:hAnsiTheme="majorBidi" w:cstheme="majorBidi"/>
          <w:lang w:eastAsia="pt-PT"/>
        </w:rPr>
      </w:pPr>
      <w:r w:rsidRPr="00EB6ADF">
        <w:rPr>
          <w:rFonts w:asciiTheme="majorBidi" w:hAnsiTheme="majorBidi" w:cstheme="majorBidi"/>
          <w:lang w:eastAsia="pt-PT"/>
        </w:rPr>
        <w:t>O empréstimo deve estar ativo.</w:t>
      </w:r>
    </w:p>
    <w:p w14:paraId="528F00B1"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531A641C" w14:textId="77777777" w:rsidR="00EB6ADF" w:rsidRPr="00EB6ADF" w:rsidRDefault="00EB6ADF" w:rsidP="00636725">
      <w:pPr>
        <w:numPr>
          <w:ilvl w:val="0"/>
          <w:numId w:val="31"/>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seleciona o empréstimo.</w:t>
      </w:r>
    </w:p>
    <w:p w14:paraId="367F6FE6" w14:textId="77777777" w:rsidR="00EB6ADF" w:rsidRPr="00EB6ADF" w:rsidRDefault="00EB6ADF" w:rsidP="00636725">
      <w:pPr>
        <w:numPr>
          <w:ilvl w:val="0"/>
          <w:numId w:val="31"/>
        </w:numPr>
        <w:spacing w:line="360" w:lineRule="auto"/>
        <w:jc w:val="both"/>
        <w:rPr>
          <w:rFonts w:asciiTheme="majorBidi" w:hAnsiTheme="majorBidi" w:cstheme="majorBidi"/>
          <w:lang w:eastAsia="pt-PT"/>
        </w:rPr>
      </w:pPr>
      <w:r w:rsidRPr="00EB6ADF">
        <w:rPr>
          <w:rFonts w:asciiTheme="majorBidi" w:hAnsiTheme="majorBidi" w:cstheme="majorBidi"/>
          <w:lang w:eastAsia="pt-PT"/>
        </w:rPr>
        <w:t>Regista o valor pago.</w:t>
      </w:r>
    </w:p>
    <w:p w14:paraId="51F48958" w14:textId="77777777" w:rsidR="00EB6ADF" w:rsidRPr="00EB6ADF" w:rsidRDefault="00EB6ADF" w:rsidP="00636725">
      <w:pPr>
        <w:numPr>
          <w:ilvl w:val="0"/>
          <w:numId w:val="31"/>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atualiza o saldo da dívida.</w:t>
      </w:r>
    </w:p>
    <w:p w14:paraId="2D45D70D" w14:textId="77777777" w:rsidR="00EB6ADF" w:rsidRPr="00EB6ADF" w:rsidRDefault="00EB6ADF" w:rsidP="00636725">
      <w:pPr>
        <w:numPr>
          <w:ilvl w:val="0"/>
          <w:numId w:val="31"/>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gera comprovativo de pagamento.</w:t>
      </w:r>
    </w:p>
    <w:p w14:paraId="6B57DEA5" w14:textId="77777777" w:rsidR="00EB6ADF" w:rsidRPr="00EB6ADF" w:rsidRDefault="00EB6ADF" w:rsidP="00636725">
      <w:pPr>
        <w:numPr>
          <w:ilvl w:val="0"/>
          <w:numId w:val="31"/>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atualiza o estado do empréstimo (em aberto ou liquidado).</w:t>
      </w:r>
    </w:p>
    <w:p w14:paraId="25054060"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Fluxos alternativos:</w:t>
      </w:r>
    </w:p>
    <w:p w14:paraId="55837405" w14:textId="77777777" w:rsidR="00EB6ADF" w:rsidRPr="00EB6ADF" w:rsidRDefault="00EB6ADF" w:rsidP="00636725">
      <w:pPr>
        <w:numPr>
          <w:ilvl w:val="0"/>
          <w:numId w:val="32"/>
        </w:numPr>
        <w:spacing w:line="360" w:lineRule="auto"/>
        <w:jc w:val="both"/>
        <w:rPr>
          <w:rFonts w:asciiTheme="majorBidi" w:hAnsiTheme="majorBidi" w:cstheme="majorBidi"/>
          <w:lang w:eastAsia="pt-PT"/>
        </w:rPr>
      </w:pPr>
      <w:r w:rsidRPr="00EB6ADF">
        <w:rPr>
          <w:rFonts w:asciiTheme="majorBidi" w:hAnsiTheme="majorBidi" w:cstheme="majorBidi"/>
          <w:lang w:eastAsia="pt-PT"/>
        </w:rPr>
        <w:t>A1: Pagamento inferior ao valor mínimo esperado</w:t>
      </w:r>
    </w:p>
    <w:p w14:paraId="2F06D928" w14:textId="77777777" w:rsidR="00EB6ADF" w:rsidRPr="00EB6ADF" w:rsidRDefault="00EB6ADF" w:rsidP="00636725">
      <w:pPr>
        <w:numPr>
          <w:ilvl w:val="1"/>
          <w:numId w:val="32"/>
        </w:numPr>
        <w:spacing w:line="360" w:lineRule="auto"/>
        <w:jc w:val="both"/>
        <w:rPr>
          <w:rFonts w:asciiTheme="majorBidi" w:hAnsiTheme="majorBidi" w:cstheme="majorBidi"/>
          <w:lang w:eastAsia="pt-PT"/>
        </w:rPr>
      </w:pPr>
      <w:r w:rsidRPr="00EB6ADF">
        <w:rPr>
          <w:rFonts w:asciiTheme="majorBidi" w:hAnsiTheme="majorBidi" w:cstheme="majorBidi"/>
          <w:lang w:eastAsia="pt-PT"/>
        </w:rPr>
        <w:lastRenderedPageBreak/>
        <w:t>O sistema aceita como pagamento parcial.</w:t>
      </w:r>
    </w:p>
    <w:p w14:paraId="34C5983E"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71592A4B" w14:textId="4B205FBB" w:rsidR="00EB6ADF" w:rsidRPr="00EB6ADF" w:rsidRDefault="00EB6ADF" w:rsidP="00636725">
      <w:pPr>
        <w:numPr>
          <w:ilvl w:val="0"/>
          <w:numId w:val="33"/>
        </w:numPr>
        <w:spacing w:line="360" w:lineRule="auto"/>
        <w:jc w:val="both"/>
        <w:rPr>
          <w:rFonts w:asciiTheme="majorBidi" w:hAnsiTheme="majorBidi" w:cstheme="majorBidi"/>
          <w:lang w:eastAsia="pt-PT"/>
        </w:rPr>
      </w:pPr>
      <w:r w:rsidRPr="00EB6ADF">
        <w:rPr>
          <w:rFonts w:asciiTheme="majorBidi" w:hAnsiTheme="majorBidi" w:cstheme="majorBidi"/>
          <w:lang w:eastAsia="pt-PT"/>
        </w:rPr>
        <w:t>Dívida atualizada no sistema.</w:t>
      </w:r>
    </w:p>
    <w:p w14:paraId="04B87D48" w14:textId="77777777" w:rsidR="00EB6ADF" w:rsidRPr="00EB6ADF" w:rsidRDefault="00EB6ADF" w:rsidP="00636725">
      <w:pPr>
        <w:pStyle w:val="Subttulo"/>
      </w:pPr>
      <w:r w:rsidRPr="00EB6ADF">
        <w:t>6. Caso de Uso: Consulta de Desembolsos</w:t>
      </w:r>
    </w:p>
    <w:p w14:paraId="34AAD45A"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 / Funcionário</w:t>
      </w:r>
    </w:p>
    <w:p w14:paraId="18A14615"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Consultar todos os valores já desembolsados.</w:t>
      </w:r>
    </w:p>
    <w:p w14:paraId="7E0A4EBE"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6C7BDB49" w14:textId="77777777" w:rsidR="00EB6ADF" w:rsidRPr="00EB6ADF" w:rsidRDefault="00EB6ADF" w:rsidP="00636725">
      <w:pPr>
        <w:numPr>
          <w:ilvl w:val="0"/>
          <w:numId w:val="34"/>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acede ao módulo de desembolsos.</w:t>
      </w:r>
    </w:p>
    <w:p w14:paraId="669880EB" w14:textId="77777777" w:rsidR="00EB6ADF" w:rsidRPr="00EB6ADF" w:rsidRDefault="00EB6ADF" w:rsidP="00636725">
      <w:pPr>
        <w:numPr>
          <w:ilvl w:val="0"/>
          <w:numId w:val="34"/>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apresenta a lista de desembolsos.</w:t>
      </w:r>
    </w:p>
    <w:p w14:paraId="0396ABE3" w14:textId="77777777" w:rsidR="00EB6ADF" w:rsidRPr="00EB6ADF" w:rsidRDefault="00EB6ADF" w:rsidP="00636725">
      <w:pPr>
        <w:numPr>
          <w:ilvl w:val="0"/>
          <w:numId w:val="34"/>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pode filtrar por data ou cliente.</w:t>
      </w:r>
    </w:p>
    <w:p w14:paraId="464CE840"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5731C9D7" w14:textId="179E3219" w:rsidR="00EB6ADF" w:rsidRPr="00EB6ADF" w:rsidRDefault="00EB6ADF" w:rsidP="00636725">
      <w:pPr>
        <w:numPr>
          <w:ilvl w:val="0"/>
          <w:numId w:val="35"/>
        </w:numPr>
        <w:spacing w:line="360" w:lineRule="auto"/>
        <w:jc w:val="both"/>
        <w:rPr>
          <w:rFonts w:asciiTheme="majorBidi" w:hAnsiTheme="majorBidi" w:cstheme="majorBidi"/>
          <w:lang w:eastAsia="pt-PT"/>
        </w:rPr>
      </w:pPr>
      <w:r w:rsidRPr="00EB6ADF">
        <w:rPr>
          <w:rFonts w:asciiTheme="majorBidi" w:hAnsiTheme="majorBidi" w:cstheme="majorBidi"/>
          <w:lang w:eastAsia="pt-PT"/>
        </w:rPr>
        <w:t>Informação visualizada com sucesso.</w:t>
      </w:r>
    </w:p>
    <w:p w14:paraId="2C191526" w14:textId="77777777" w:rsidR="00EB6ADF" w:rsidRPr="00EB6ADF" w:rsidRDefault="00EB6ADF" w:rsidP="00636725">
      <w:pPr>
        <w:pStyle w:val="Subttulo"/>
      </w:pPr>
      <w:r w:rsidRPr="00EB6ADF">
        <w:t>7. Caso de Uso: Consulta de Empréstimos</w:t>
      </w:r>
    </w:p>
    <w:p w14:paraId="594D16B0"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 / Funcionário</w:t>
      </w:r>
    </w:p>
    <w:p w14:paraId="7D6C4D81"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Visualizar o histórico de empréstimos.</w:t>
      </w:r>
    </w:p>
    <w:p w14:paraId="3EE63976"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Fluxo principal:</w:t>
      </w:r>
    </w:p>
    <w:p w14:paraId="2137376A" w14:textId="77777777" w:rsidR="00EB6ADF" w:rsidRPr="00EB6ADF" w:rsidRDefault="00EB6ADF" w:rsidP="00636725">
      <w:pPr>
        <w:numPr>
          <w:ilvl w:val="0"/>
          <w:numId w:val="36"/>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acede ao módulo de empréstimos.</w:t>
      </w:r>
    </w:p>
    <w:p w14:paraId="5E55A54A" w14:textId="77777777" w:rsidR="00EB6ADF" w:rsidRPr="00EB6ADF" w:rsidRDefault="00EB6ADF" w:rsidP="00636725">
      <w:pPr>
        <w:numPr>
          <w:ilvl w:val="0"/>
          <w:numId w:val="36"/>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apresenta a lista completa.</w:t>
      </w:r>
    </w:p>
    <w:p w14:paraId="16B2E22D" w14:textId="77777777" w:rsidR="00EB6ADF" w:rsidRPr="00EB6ADF" w:rsidRDefault="00EB6ADF" w:rsidP="00636725">
      <w:pPr>
        <w:numPr>
          <w:ilvl w:val="0"/>
          <w:numId w:val="36"/>
        </w:numPr>
        <w:spacing w:line="360" w:lineRule="auto"/>
        <w:jc w:val="both"/>
        <w:rPr>
          <w:rFonts w:asciiTheme="majorBidi" w:hAnsiTheme="majorBidi" w:cstheme="majorBidi"/>
          <w:lang w:eastAsia="pt-PT"/>
        </w:rPr>
      </w:pPr>
      <w:r w:rsidRPr="00EB6ADF">
        <w:rPr>
          <w:rFonts w:asciiTheme="majorBidi" w:hAnsiTheme="majorBidi" w:cstheme="majorBidi"/>
          <w:lang w:eastAsia="pt-PT"/>
        </w:rPr>
        <w:t>O utilizador pode filtrar por estado (pendente, ativo, liquidado).</w:t>
      </w:r>
    </w:p>
    <w:p w14:paraId="679B871A"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53490D6E" w14:textId="026AA93F" w:rsidR="00EB6ADF" w:rsidRPr="00EB6ADF" w:rsidRDefault="00EB6ADF" w:rsidP="00636725">
      <w:pPr>
        <w:numPr>
          <w:ilvl w:val="0"/>
          <w:numId w:val="37"/>
        </w:numPr>
        <w:spacing w:line="360" w:lineRule="auto"/>
        <w:jc w:val="both"/>
        <w:rPr>
          <w:rFonts w:asciiTheme="majorBidi" w:hAnsiTheme="majorBidi" w:cstheme="majorBidi"/>
          <w:lang w:eastAsia="pt-PT"/>
        </w:rPr>
      </w:pPr>
      <w:r w:rsidRPr="00EB6ADF">
        <w:rPr>
          <w:rFonts w:asciiTheme="majorBidi" w:hAnsiTheme="majorBidi" w:cstheme="majorBidi"/>
          <w:lang w:eastAsia="pt-PT"/>
        </w:rPr>
        <w:t>Dados consultados com sucesso.</w:t>
      </w:r>
    </w:p>
    <w:p w14:paraId="349511F3" w14:textId="77777777" w:rsidR="00EB6ADF" w:rsidRPr="00EB6ADF" w:rsidRDefault="00EB6ADF" w:rsidP="00636725">
      <w:pPr>
        <w:pStyle w:val="Subttulo"/>
      </w:pPr>
      <w:r w:rsidRPr="00EB6ADF">
        <w:t>8. Caso de Uso: Gestão de Utilizadores (Administrador)</w:t>
      </w:r>
    </w:p>
    <w:p w14:paraId="55DE5AB6"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Ator principal:</w:t>
      </w:r>
      <w:r w:rsidRPr="00EB6ADF">
        <w:rPr>
          <w:rFonts w:asciiTheme="majorBidi" w:hAnsiTheme="majorBidi" w:cstheme="majorBidi"/>
          <w:lang w:eastAsia="pt-PT"/>
        </w:rPr>
        <w:t xml:space="preserve"> Administrador</w:t>
      </w:r>
    </w:p>
    <w:p w14:paraId="4E4AE43D"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Objetivo:</w:t>
      </w:r>
      <w:r w:rsidRPr="00EB6ADF">
        <w:rPr>
          <w:rFonts w:asciiTheme="majorBidi" w:hAnsiTheme="majorBidi" w:cstheme="majorBidi"/>
          <w:lang w:eastAsia="pt-PT"/>
        </w:rPr>
        <w:t xml:space="preserve"> Criar e gerir contas de utilizadores do sistema.</w:t>
      </w:r>
    </w:p>
    <w:p w14:paraId="2A22D61F"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lastRenderedPageBreak/>
        <w:t>Fluxo principal:</w:t>
      </w:r>
    </w:p>
    <w:p w14:paraId="157D3490" w14:textId="77777777" w:rsidR="00EB6ADF" w:rsidRPr="00EB6ADF" w:rsidRDefault="00EB6ADF" w:rsidP="00636725">
      <w:pPr>
        <w:numPr>
          <w:ilvl w:val="0"/>
          <w:numId w:val="38"/>
        </w:numPr>
        <w:spacing w:line="360" w:lineRule="auto"/>
        <w:jc w:val="both"/>
        <w:rPr>
          <w:rFonts w:asciiTheme="majorBidi" w:hAnsiTheme="majorBidi" w:cstheme="majorBidi"/>
          <w:lang w:eastAsia="pt-PT"/>
        </w:rPr>
      </w:pPr>
      <w:r w:rsidRPr="00EB6ADF">
        <w:rPr>
          <w:rFonts w:asciiTheme="majorBidi" w:hAnsiTheme="majorBidi" w:cstheme="majorBidi"/>
          <w:lang w:eastAsia="pt-PT"/>
        </w:rPr>
        <w:t>O administrador acede ao módulo de utilizadores.</w:t>
      </w:r>
    </w:p>
    <w:p w14:paraId="7F562EDB" w14:textId="77777777" w:rsidR="00EB6ADF" w:rsidRPr="00EB6ADF" w:rsidRDefault="00EB6ADF" w:rsidP="00636725">
      <w:pPr>
        <w:numPr>
          <w:ilvl w:val="0"/>
          <w:numId w:val="38"/>
        </w:numPr>
        <w:spacing w:line="360" w:lineRule="auto"/>
        <w:jc w:val="both"/>
        <w:rPr>
          <w:rFonts w:asciiTheme="majorBidi" w:hAnsiTheme="majorBidi" w:cstheme="majorBidi"/>
          <w:lang w:eastAsia="pt-PT"/>
        </w:rPr>
      </w:pPr>
      <w:r w:rsidRPr="00EB6ADF">
        <w:rPr>
          <w:rFonts w:asciiTheme="majorBidi" w:hAnsiTheme="majorBidi" w:cstheme="majorBidi"/>
          <w:lang w:eastAsia="pt-PT"/>
        </w:rPr>
        <w:t>Cria ou edita utilizadores.</w:t>
      </w:r>
    </w:p>
    <w:p w14:paraId="285090C1" w14:textId="77777777" w:rsidR="00EB6ADF" w:rsidRPr="00EB6ADF" w:rsidRDefault="00EB6ADF" w:rsidP="00636725">
      <w:pPr>
        <w:numPr>
          <w:ilvl w:val="0"/>
          <w:numId w:val="38"/>
        </w:numPr>
        <w:spacing w:line="360" w:lineRule="auto"/>
        <w:jc w:val="both"/>
        <w:rPr>
          <w:rFonts w:asciiTheme="majorBidi" w:hAnsiTheme="majorBidi" w:cstheme="majorBidi"/>
          <w:lang w:eastAsia="pt-PT"/>
        </w:rPr>
      </w:pPr>
      <w:r w:rsidRPr="00EB6ADF">
        <w:rPr>
          <w:rFonts w:asciiTheme="majorBidi" w:hAnsiTheme="majorBidi" w:cstheme="majorBidi"/>
          <w:lang w:eastAsia="pt-PT"/>
        </w:rPr>
        <w:t>Define permissões de acesso.</w:t>
      </w:r>
    </w:p>
    <w:p w14:paraId="35CE0612" w14:textId="77777777" w:rsidR="00EB6ADF" w:rsidRPr="00EB6ADF" w:rsidRDefault="00EB6ADF" w:rsidP="00636725">
      <w:pPr>
        <w:numPr>
          <w:ilvl w:val="0"/>
          <w:numId w:val="38"/>
        </w:numPr>
        <w:spacing w:line="360" w:lineRule="auto"/>
        <w:jc w:val="both"/>
        <w:rPr>
          <w:rFonts w:asciiTheme="majorBidi" w:hAnsiTheme="majorBidi" w:cstheme="majorBidi"/>
          <w:lang w:eastAsia="pt-PT"/>
        </w:rPr>
      </w:pPr>
      <w:r w:rsidRPr="00EB6ADF">
        <w:rPr>
          <w:rFonts w:asciiTheme="majorBidi" w:hAnsiTheme="majorBidi" w:cstheme="majorBidi"/>
          <w:lang w:eastAsia="pt-PT"/>
        </w:rPr>
        <w:t>O sistema grava as alterações.</w:t>
      </w:r>
    </w:p>
    <w:p w14:paraId="3BCB9EBB" w14:textId="77777777" w:rsidR="00EB6ADF" w:rsidRPr="00EB6ADF" w:rsidRDefault="00EB6ADF" w:rsidP="00636725">
      <w:pPr>
        <w:spacing w:line="360" w:lineRule="auto"/>
        <w:jc w:val="both"/>
        <w:rPr>
          <w:rFonts w:asciiTheme="majorBidi" w:hAnsiTheme="majorBidi" w:cstheme="majorBidi"/>
          <w:lang w:eastAsia="pt-PT"/>
        </w:rPr>
      </w:pPr>
      <w:r w:rsidRPr="00EB6ADF">
        <w:rPr>
          <w:rFonts w:asciiTheme="majorBidi" w:hAnsiTheme="majorBidi" w:cstheme="majorBidi"/>
          <w:b/>
          <w:bCs/>
          <w:lang w:eastAsia="pt-PT"/>
        </w:rPr>
        <w:t>Pós-condições:</w:t>
      </w:r>
    </w:p>
    <w:p w14:paraId="3BBDBA9C" w14:textId="5A14DD8C" w:rsidR="00D1415C" w:rsidRDefault="00EB6ADF" w:rsidP="00636725">
      <w:pPr>
        <w:numPr>
          <w:ilvl w:val="0"/>
          <w:numId w:val="39"/>
        </w:numPr>
        <w:spacing w:line="360" w:lineRule="auto"/>
        <w:jc w:val="both"/>
        <w:rPr>
          <w:lang w:eastAsia="pt-PT"/>
        </w:rPr>
      </w:pPr>
      <w:r w:rsidRPr="00EB6ADF">
        <w:rPr>
          <w:rFonts w:asciiTheme="majorBidi" w:hAnsiTheme="majorBidi" w:cstheme="majorBidi"/>
          <w:lang w:eastAsia="pt-PT"/>
        </w:rPr>
        <w:t>Utilizadores configurados no sistema</w:t>
      </w:r>
      <w:r w:rsidRPr="00EB6ADF">
        <w:rPr>
          <w:lang w:eastAsia="pt-PT"/>
        </w:rPr>
        <w:t>.</w:t>
      </w:r>
    </w:p>
    <w:p w14:paraId="27B91843" w14:textId="16073CB1" w:rsidR="00D25275" w:rsidRDefault="004E5D7D" w:rsidP="00636725">
      <w:pPr>
        <w:pStyle w:val="Ttulo2"/>
        <w:spacing w:line="360" w:lineRule="auto"/>
        <w:jc w:val="both"/>
      </w:pPr>
      <w:r>
        <w:t xml:space="preserve"> </w:t>
      </w:r>
      <w:bookmarkStart w:id="283" w:name="_Toc232526541"/>
      <w:r w:rsidR="00F71ECA" w:rsidRPr="004E5D7D">
        <w:rPr>
          <w:sz w:val="28"/>
          <w:szCs w:val="28"/>
        </w:rPr>
        <w:t>Diagrama de classes</w:t>
      </w:r>
      <w:bookmarkEnd w:id="283"/>
      <w:r w:rsidR="00F71ECA" w:rsidRPr="004E5D7D">
        <w:rPr>
          <w:sz w:val="28"/>
          <w:szCs w:val="28"/>
        </w:rPr>
        <w:t xml:space="preserve"> </w:t>
      </w:r>
    </w:p>
    <w:p w14:paraId="077F3B2D" w14:textId="2F70F6E6" w:rsidR="00540CA8" w:rsidRDefault="00672B98" w:rsidP="00636725">
      <w:pPr>
        <w:pStyle w:val="Legenda"/>
        <w:spacing w:line="360" w:lineRule="auto"/>
        <w:jc w:val="center"/>
      </w:pPr>
      <w:bookmarkStart w:id="284" w:name="_Toc232525355"/>
      <w:r>
        <w:t xml:space="preserve">Figura </w:t>
      </w:r>
      <w:r>
        <w:fldChar w:fldCharType="begin"/>
      </w:r>
      <w:r>
        <w:instrText xml:space="preserve"> SEQ Figura \* ARABIC </w:instrText>
      </w:r>
      <w:r>
        <w:fldChar w:fldCharType="separate"/>
      </w:r>
      <w:r w:rsidR="004B7A71">
        <w:rPr>
          <w:noProof/>
        </w:rPr>
        <w:t>2</w:t>
      </w:r>
      <w:r>
        <w:fldChar w:fldCharType="end"/>
      </w:r>
      <w:r>
        <w:t>-</w:t>
      </w:r>
      <w:r w:rsidRPr="00A53E2B">
        <w:t>diagrama de</w:t>
      </w:r>
      <w:r>
        <w:t xml:space="preserve"> classes</w:t>
      </w:r>
      <w:bookmarkEnd w:id="284"/>
    </w:p>
    <w:p w14:paraId="0FAD63A5" w14:textId="33F4F05B" w:rsidR="00672B98" w:rsidRPr="00672B98" w:rsidRDefault="00672B98" w:rsidP="00636725">
      <w:pPr>
        <w:spacing w:line="360" w:lineRule="auto"/>
      </w:pPr>
      <w:r>
        <w:rPr>
          <w:noProof/>
        </w:rPr>
        <w:drawing>
          <wp:inline distT="0" distB="0" distL="0" distR="0" wp14:anchorId="56B5996A" wp14:editId="70FDFA42">
            <wp:extent cx="5400040" cy="3599815"/>
            <wp:effectExtent l="0" t="0" r="0" b="635"/>
            <wp:docPr id="138986654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6546" name="Imagem 13898665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p w14:paraId="525D48F1" w14:textId="25253F68" w:rsidR="00F71ECA" w:rsidRPr="00F71ECA" w:rsidRDefault="00F71ECA" w:rsidP="00636725">
      <w:pPr>
        <w:pStyle w:val="Subttulo"/>
      </w:pPr>
      <w:r w:rsidRPr="00F71ECA">
        <w:t>Descrição do Diagrama de Classes – Sistema KixiCrédito</w:t>
      </w:r>
    </w:p>
    <w:p w14:paraId="5FC429BA" w14:textId="77777777" w:rsidR="00F71ECA" w:rsidRPr="002E6E0D" w:rsidRDefault="00F71ECA" w:rsidP="00636725">
      <w:pPr>
        <w:spacing w:line="360" w:lineRule="auto"/>
        <w:ind w:firstLine="360"/>
        <w:jc w:val="both"/>
        <w:rPr>
          <w:rFonts w:asciiTheme="majorBidi" w:hAnsiTheme="majorBidi" w:cstheme="majorBidi"/>
          <w:lang w:eastAsia="pt-PT"/>
        </w:rPr>
      </w:pPr>
      <w:r w:rsidRPr="002E6E0D">
        <w:rPr>
          <w:rFonts w:asciiTheme="majorBidi" w:hAnsiTheme="majorBidi" w:cstheme="majorBidi"/>
          <w:lang w:eastAsia="pt-PT"/>
        </w:rPr>
        <w:t>O diagrama de classes do sistema KixiCrédito representa a estrutura lógica do sistema, mostrando as principais entidades, os seus atributos, métodos e as relações existentes entre elas.</w:t>
      </w:r>
    </w:p>
    <w:p w14:paraId="0381BF28" w14:textId="77777777" w:rsidR="00F71ECA" w:rsidRPr="002E6E0D" w:rsidRDefault="00F71ECA" w:rsidP="00636725">
      <w:pPr>
        <w:spacing w:line="360" w:lineRule="auto"/>
        <w:jc w:val="both"/>
        <w:rPr>
          <w:rFonts w:asciiTheme="majorBidi" w:hAnsiTheme="majorBidi" w:cstheme="majorBidi"/>
          <w:b/>
          <w:bCs/>
          <w:lang w:eastAsia="pt-PT"/>
        </w:rPr>
      </w:pPr>
      <w:r w:rsidRPr="002E6E0D">
        <w:rPr>
          <w:rFonts w:asciiTheme="majorBidi" w:hAnsiTheme="majorBidi" w:cstheme="majorBidi"/>
          <w:b/>
          <w:bCs/>
          <w:lang w:eastAsia="pt-PT"/>
        </w:rPr>
        <w:t>1. Classe Utilizador</w:t>
      </w:r>
    </w:p>
    <w:p w14:paraId="238F1B4E"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Representa os utilizadores do sistema (administrador e funcionários).</w:t>
      </w:r>
    </w:p>
    <w:p w14:paraId="44173489" w14:textId="35B41A9D"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lastRenderedPageBreak/>
        <w:t>Atributos:</w:t>
      </w:r>
      <w:r w:rsidRPr="002E6E0D">
        <w:rPr>
          <w:rFonts w:asciiTheme="majorBidi" w:hAnsiTheme="majorBidi" w:cstheme="majorBidi"/>
          <w:lang w:eastAsia="pt-PT"/>
        </w:rPr>
        <w:t xml:space="preserve"> idUtilizador, nome, username, password, dataCriacao </w:t>
      </w:r>
    </w:p>
    <w:p w14:paraId="3F8F598E" w14:textId="1C425630" w:rsidR="006A73A4"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login(), logout(), alterarPassword(</w:t>
      </w:r>
      <w:r w:rsidR="002E6E0D">
        <w:rPr>
          <w:rFonts w:asciiTheme="majorBidi" w:hAnsiTheme="majorBidi" w:cstheme="majorBidi"/>
          <w:lang w:eastAsia="pt-PT"/>
        </w:rPr>
        <w:t>)</w:t>
      </w:r>
      <w:r w:rsidR="009004E4">
        <w:rPr>
          <w:rFonts w:asciiTheme="majorBidi" w:hAnsiTheme="majorBidi" w:cstheme="majorBidi"/>
          <w:lang w:eastAsia="pt-PT"/>
        </w:rPr>
        <w:t>,listar().</w:t>
      </w:r>
    </w:p>
    <w:p w14:paraId="307F914B" w14:textId="2AC4E41B" w:rsidR="00F71ECA" w:rsidRPr="002E6E0D" w:rsidRDefault="006A73A4" w:rsidP="00636725">
      <w:pPr>
        <w:spacing w:line="360" w:lineRule="auto"/>
        <w:jc w:val="both"/>
        <w:rPr>
          <w:rFonts w:asciiTheme="majorBidi" w:hAnsiTheme="majorBidi" w:cstheme="majorBidi"/>
          <w:b/>
          <w:bCs/>
          <w:lang w:eastAsia="pt-PT"/>
        </w:rPr>
      </w:pPr>
      <w:r>
        <w:rPr>
          <w:rFonts w:asciiTheme="majorBidi" w:hAnsiTheme="majorBidi" w:cstheme="majorBidi"/>
          <w:b/>
          <w:bCs/>
          <w:lang w:eastAsia="pt-PT"/>
        </w:rPr>
        <w:t>2</w:t>
      </w:r>
      <w:r w:rsidR="00F71ECA" w:rsidRPr="002E6E0D">
        <w:rPr>
          <w:rFonts w:asciiTheme="majorBidi" w:hAnsiTheme="majorBidi" w:cstheme="majorBidi"/>
          <w:b/>
          <w:bCs/>
          <w:lang w:eastAsia="pt-PT"/>
        </w:rPr>
        <w:t>. Classe Cliente</w:t>
      </w:r>
    </w:p>
    <w:p w14:paraId="28F5A9B6"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Representa os clientes da instituição financeira.</w:t>
      </w:r>
    </w:p>
    <w:p w14:paraId="737C7F2F" w14:textId="02A24C6C"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idCliente, nome, </w:t>
      </w:r>
      <w:r w:rsidR="006A73A4">
        <w:rPr>
          <w:rFonts w:asciiTheme="majorBidi" w:hAnsiTheme="majorBidi" w:cstheme="majorBidi"/>
          <w:lang w:eastAsia="pt-PT"/>
        </w:rPr>
        <w:t>telefone</w:t>
      </w:r>
      <w:r w:rsidRPr="002E6E0D">
        <w:rPr>
          <w:rFonts w:asciiTheme="majorBidi" w:hAnsiTheme="majorBidi" w:cstheme="majorBidi"/>
          <w:lang w:eastAsia="pt-PT"/>
        </w:rPr>
        <w:t>, endereco,</w:t>
      </w:r>
      <w:r w:rsidR="006A73A4">
        <w:rPr>
          <w:rFonts w:asciiTheme="majorBidi" w:hAnsiTheme="majorBidi" w:cstheme="majorBidi"/>
          <w:lang w:eastAsia="pt-PT"/>
        </w:rPr>
        <w:t>desembolso,</w:t>
      </w:r>
      <w:r w:rsidRPr="002E6E0D">
        <w:rPr>
          <w:rFonts w:asciiTheme="majorBidi" w:hAnsiTheme="majorBidi" w:cstheme="majorBidi"/>
          <w:lang w:eastAsia="pt-PT"/>
        </w:rPr>
        <w:t xml:space="preserve"> dataRegist</w:t>
      </w:r>
      <w:r w:rsidR="006A73A4">
        <w:rPr>
          <w:rFonts w:asciiTheme="majorBidi" w:hAnsiTheme="majorBidi" w:cstheme="majorBidi"/>
          <w:lang w:eastAsia="pt-PT"/>
        </w:rPr>
        <w:t>o.</w:t>
      </w:r>
    </w:p>
    <w:p w14:paraId="7378FCA4" w14:textId="0DBE5FB0"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editar(), eliminar()</w:t>
      </w:r>
      <w:r w:rsidR="009004E4">
        <w:rPr>
          <w:rFonts w:asciiTheme="majorBidi" w:hAnsiTheme="majorBidi" w:cstheme="majorBidi"/>
          <w:lang w:eastAsia="pt-PT"/>
        </w:rPr>
        <w:t>,listar().</w:t>
      </w:r>
    </w:p>
    <w:p w14:paraId="03811033" w14:textId="7F54656C" w:rsidR="00F71ECA" w:rsidRPr="002E6E0D" w:rsidRDefault="006A73A4" w:rsidP="00636725">
      <w:pPr>
        <w:spacing w:line="360" w:lineRule="auto"/>
        <w:jc w:val="both"/>
        <w:rPr>
          <w:rFonts w:asciiTheme="majorBidi" w:hAnsiTheme="majorBidi" w:cstheme="majorBidi"/>
          <w:b/>
          <w:bCs/>
          <w:lang w:eastAsia="pt-PT"/>
        </w:rPr>
      </w:pPr>
      <w:r>
        <w:rPr>
          <w:rFonts w:asciiTheme="majorBidi" w:hAnsiTheme="majorBidi" w:cstheme="majorBidi"/>
          <w:b/>
          <w:bCs/>
          <w:lang w:eastAsia="pt-PT"/>
        </w:rPr>
        <w:t>3</w:t>
      </w:r>
      <w:r w:rsidR="00F71ECA" w:rsidRPr="002E6E0D">
        <w:rPr>
          <w:rFonts w:asciiTheme="majorBidi" w:hAnsiTheme="majorBidi" w:cstheme="majorBidi"/>
          <w:b/>
          <w:bCs/>
          <w:lang w:eastAsia="pt-PT"/>
        </w:rPr>
        <w:t>. Classe Empréstimo</w:t>
      </w:r>
    </w:p>
    <w:p w14:paraId="0957284E"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Representa os créditos solicitados pelos clientes.</w:t>
      </w:r>
    </w:p>
    <w:p w14:paraId="6FB1FF84" w14:textId="05553CDD"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idEmprestimo, idCliente, valor</w:t>
      </w:r>
      <w:r w:rsidR="006A73A4">
        <w:rPr>
          <w:rFonts w:asciiTheme="majorBidi" w:hAnsiTheme="majorBidi" w:cstheme="majorBidi"/>
          <w:lang w:eastAsia="pt-PT"/>
        </w:rPr>
        <w:t>emprestimo</w:t>
      </w:r>
      <w:r w:rsidRPr="002E6E0D">
        <w:rPr>
          <w:rFonts w:asciiTheme="majorBidi" w:hAnsiTheme="majorBidi" w:cstheme="majorBidi"/>
          <w:lang w:eastAsia="pt-PT"/>
        </w:rPr>
        <w:t>, taxaJuros, prazoMeses, data</w:t>
      </w:r>
      <w:r w:rsidR="006A73A4">
        <w:rPr>
          <w:rFonts w:asciiTheme="majorBidi" w:hAnsiTheme="majorBidi" w:cstheme="majorBidi"/>
          <w:lang w:eastAsia="pt-PT"/>
        </w:rPr>
        <w:t>desembolso</w:t>
      </w:r>
      <w:r w:rsidRPr="002E6E0D">
        <w:rPr>
          <w:rFonts w:asciiTheme="majorBidi" w:hAnsiTheme="majorBidi" w:cstheme="majorBidi"/>
          <w:lang w:eastAsia="pt-PT"/>
        </w:rPr>
        <w:t>,</w:t>
      </w:r>
      <w:r w:rsidR="006A73A4">
        <w:rPr>
          <w:rFonts w:asciiTheme="majorBidi" w:hAnsiTheme="majorBidi" w:cstheme="majorBidi"/>
          <w:lang w:eastAsia="pt-PT"/>
        </w:rPr>
        <w:t>data</w:t>
      </w:r>
      <w:r w:rsidR="009004E4">
        <w:rPr>
          <w:rFonts w:asciiTheme="majorBidi" w:hAnsiTheme="majorBidi" w:cstheme="majorBidi"/>
          <w:lang w:eastAsia="pt-PT"/>
        </w:rPr>
        <w:t>vencimento</w:t>
      </w:r>
      <w:r w:rsidRPr="002E6E0D">
        <w:rPr>
          <w:rFonts w:asciiTheme="majorBidi" w:hAnsiTheme="majorBidi" w:cstheme="majorBidi"/>
          <w:lang w:eastAsia="pt-PT"/>
        </w:rPr>
        <w:t>, estado</w:t>
      </w:r>
      <w:r w:rsidR="009004E4">
        <w:rPr>
          <w:rFonts w:asciiTheme="majorBidi" w:hAnsiTheme="majorBidi" w:cstheme="majorBidi"/>
          <w:lang w:eastAsia="pt-PT"/>
        </w:rPr>
        <w:t>.</w:t>
      </w:r>
    </w:p>
    <w:p w14:paraId="1205A4E0" w14:textId="5B6992E4" w:rsidR="00540CA8"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aprovar(), rejeitar(), listar() </w:t>
      </w:r>
    </w:p>
    <w:p w14:paraId="5F63400F" w14:textId="77CAF6A2" w:rsidR="00F71ECA" w:rsidRPr="002E6E0D" w:rsidRDefault="009004E4" w:rsidP="00636725">
      <w:pPr>
        <w:spacing w:line="360" w:lineRule="auto"/>
        <w:jc w:val="both"/>
        <w:rPr>
          <w:rFonts w:asciiTheme="majorBidi" w:hAnsiTheme="majorBidi" w:cstheme="majorBidi"/>
          <w:b/>
          <w:bCs/>
          <w:lang w:eastAsia="pt-PT"/>
        </w:rPr>
      </w:pPr>
      <w:r>
        <w:rPr>
          <w:rFonts w:asciiTheme="majorBidi" w:hAnsiTheme="majorBidi" w:cstheme="majorBidi"/>
          <w:b/>
          <w:bCs/>
          <w:lang w:eastAsia="pt-PT"/>
        </w:rPr>
        <w:t>5</w:t>
      </w:r>
      <w:r w:rsidR="00F71ECA" w:rsidRPr="002E6E0D">
        <w:rPr>
          <w:rFonts w:asciiTheme="majorBidi" w:hAnsiTheme="majorBidi" w:cstheme="majorBidi"/>
          <w:b/>
          <w:bCs/>
          <w:lang w:eastAsia="pt-PT"/>
        </w:rPr>
        <w:t>. Classe Reembolso</w:t>
      </w:r>
    </w:p>
    <w:p w14:paraId="7D9D730F"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Regista os pagamentos feitos pelo cliente.</w:t>
      </w:r>
    </w:p>
    <w:p w14:paraId="1C541112" w14:textId="66077A11"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Atributos:</w:t>
      </w:r>
      <w:r w:rsidRPr="002E6E0D">
        <w:rPr>
          <w:rFonts w:asciiTheme="majorBidi" w:hAnsiTheme="majorBidi" w:cstheme="majorBidi"/>
          <w:lang w:eastAsia="pt-PT"/>
        </w:rPr>
        <w:t xml:space="preserve"> idReembolso, idEmprestimo, dataPagamento, valorPago, </w:t>
      </w:r>
      <w:r w:rsidR="00660683">
        <w:rPr>
          <w:rFonts w:asciiTheme="majorBidi" w:hAnsiTheme="majorBidi" w:cstheme="majorBidi"/>
          <w:lang w:eastAsia="pt-PT"/>
        </w:rPr>
        <w:t>metodo</w:t>
      </w:r>
      <w:r w:rsidRPr="002E6E0D">
        <w:rPr>
          <w:rFonts w:asciiTheme="majorBidi" w:hAnsiTheme="majorBidi" w:cstheme="majorBidi"/>
          <w:lang w:eastAsia="pt-PT"/>
        </w:rPr>
        <w:t xml:space="preserve">Pagamento, observacao </w:t>
      </w:r>
    </w:p>
    <w:p w14:paraId="0E5462AB" w14:textId="47E2C281" w:rsidR="00D1415C"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b/>
          <w:bCs/>
          <w:lang w:eastAsia="pt-PT"/>
        </w:rPr>
        <w:t>Métodos:</w:t>
      </w:r>
      <w:r w:rsidRPr="002E6E0D">
        <w:rPr>
          <w:rFonts w:asciiTheme="majorBidi" w:hAnsiTheme="majorBidi" w:cstheme="majorBidi"/>
          <w:lang w:eastAsia="pt-PT"/>
        </w:rPr>
        <w:t xml:space="preserve"> adicionar(), listar().</w:t>
      </w:r>
    </w:p>
    <w:p w14:paraId="5C5D0D91" w14:textId="09354BF1" w:rsidR="00F71ECA" w:rsidRPr="002E6E0D" w:rsidRDefault="00F71ECA" w:rsidP="00636725">
      <w:pPr>
        <w:spacing w:line="360" w:lineRule="auto"/>
        <w:jc w:val="both"/>
        <w:rPr>
          <w:rFonts w:asciiTheme="majorBidi" w:hAnsiTheme="majorBidi" w:cstheme="majorBidi"/>
          <w:b/>
          <w:bCs/>
          <w:lang w:eastAsia="pt-PT"/>
        </w:rPr>
      </w:pPr>
      <w:r w:rsidRPr="002E6E0D">
        <w:rPr>
          <w:rFonts w:asciiTheme="majorBidi" w:hAnsiTheme="majorBidi" w:cstheme="majorBidi"/>
          <w:b/>
          <w:bCs/>
          <w:lang w:eastAsia="pt-PT"/>
        </w:rPr>
        <w:t>Relações entre Classes (explicação simples)</w:t>
      </w:r>
    </w:p>
    <w:p w14:paraId="78DE6A82"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utilizador</w:t>
      </w:r>
      <w:r w:rsidRPr="002E6E0D">
        <w:rPr>
          <w:rFonts w:asciiTheme="majorBidi" w:hAnsiTheme="majorBidi" w:cstheme="majorBidi"/>
          <w:lang w:eastAsia="pt-PT"/>
        </w:rPr>
        <w:t xml:space="preserve"> pode registar vários clientes. </w:t>
      </w:r>
    </w:p>
    <w:p w14:paraId="07A90094"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cliente</w:t>
      </w:r>
      <w:r w:rsidRPr="002E6E0D">
        <w:rPr>
          <w:rFonts w:asciiTheme="majorBidi" w:hAnsiTheme="majorBidi" w:cstheme="majorBidi"/>
          <w:lang w:eastAsia="pt-PT"/>
        </w:rPr>
        <w:t xml:space="preserve"> pode solicitar vários empréstimos. </w:t>
      </w:r>
    </w:p>
    <w:p w14:paraId="7987F146"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 xml:space="preserve">Um </w:t>
      </w:r>
      <w:r w:rsidRPr="002E6E0D">
        <w:rPr>
          <w:rFonts w:asciiTheme="majorBidi" w:hAnsiTheme="majorBidi" w:cstheme="majorBidi"/>
          <w:b/>
          <w:bCs/>
          <w:lang w:eastAsia="pt-PT"/>
        </w:rPr>
        <w:t>empréstimo</w:t>
      </w:r>
      <w:r w:rsidRPr="002E6E0D">
        <w:rPr>
          <w:rFonts w:asciiTheme="majorBidi" w:hAnsiTheme="majorBidi" w:cstheme="majorBidi"/>
          <w:lang w:eastAsia="pt-PT"/>
        </w:rPr>
        <w:t xml:space="preserve"> pode ter vários desembolsos e reembolsos. </w:t>
      </w:r>
    </w:p>
    <w:p w14:paraId="04EDB129"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 xml:space="preserve">Todas as ações podem ser registadas na auditoria. </w:t>
      </w:r>
    </w:p>
    <w:p w14:paraId="2DB21D48" w14:textId="77777777" w:rsidR="00F71ECA" w:rsidRPr="002E6E0D" w:rsidRDefault="00F71ECA" w:rsidP="00636725">
      <w:pPr>
        <w:spacing w:line="360" w:lineRule="auto"/>
        <w:jc w:val="both"/>
        <w:rPr>
          <w:rFonts w:asciiTheme="majorBidi" w:hAnsiTheme="majorBidi" w:cstheme="majorBidi"/>
          <w:lang w:eastAsia="pt-PT"/>
        </w:rPr>
      </w:pPr>
      <w:r w:rsidRPr="002E6E0D">
        <w:rPr>
          <w:rFonts w:asciiTheme="majorBidi" w:hAnsiTheme="majorBidi" w:cstheme="majorBidi"/>
          <w:lang w:eastAsia="pt-PT"/>
        </w:rPr>
        <w:t>Relatórios são gerados com base nos dados do sistema.</w:t>
      </w:r>
    </w:p>
    <w:p w14:paraId="5C47A15E" w14:textId="2EB01746" w:rsidR="00880233" w:rsidRPr="00880233" w:rsidRDefault="004E5D7D" w:rsidP="00636725">
      <w:pPr>
        <w:pStyle w:val="Ttulo2"/>
        <w:spacing w:line="360" w:lineRule="auto"/>
        <w:jc w:val="both"/>
      </w:pPr>
      <w:r>
        <w:t xml:space="preserve"> </w:t>
      </w:r>
      <w:bookmarkStart w:id="285" w:name="_Toc232526542"/>
      <w:r w:rsidR="00880233" w:rsidRPr="004E5D7D">
        <w:rPr>
          <w:sz w:val="28"/>
          <w:szCs w:val="28"/>
        </w:rPr>
        <w:t>Modelo Entidade-Relacionamento (MER)</w:t>
      </w:r>
      <w:bookmarkEnd w:id="285"/>
    </w:p>
    <w:p w14:paraId="43067933" w14:textId="77777777" w:rsidR="00880233" w:rsidRPr="00880233" w:rsidRDefault="00880233" w:rsidP="00636725">
      <w:pPr>
        <w:spacing w:line="360" w:lineRule="auto"/>
        <w:ind w:firstLine="426"/>
        <w:jc w:val="both"/>
        <w:rPr>
          <w:rFonts w:asciiTheme="majorBidi" w:hAnsiTheme="majorBidi" w:cstheme="majorBidi"/>
          <w:lang w:eastAsia="pt-PT"/>
        </w:rPr>
      </w:pPr>
      <w:r w:rsidRPr="00880233">
        <w:rPr>
          <w:rFonts w:asciiTheme="majorBidi" w:hAnsiTheme="majorBidi" w:cstheme="majorBidi"/>
          <w:lang w:eastAsia="pt-PT"/>
        </w:rPr>
        <w:t>O Modelo Entidade-Relacionamento (MER) representa a estrutura lógica da base de dados do sistema KixiCrédito, permitindo a visualização das entidades, seus atributos e os relacionamentos existentes entre elas.</w:t>
      </w:r>
    </w:p>
    <w:p w14:paraId="6A648280" w14:textId="77777777" w:rsidR="00880233" w:rsidRPr="00880233" w:rsidRDefault="00880233" w:rsidP="00636725">
      <w:pPr>
        <w:spacing w:line="360" w:lineRule="auto"/>
        <w:ind w:firstLine="708"/>
        <w:jc w:val="both"/>
        <w:rPr>
          <w:rFonts w:asciiTheme="majorBidi" w:hAnsiTheme="majorBidi" w:cstheme="majorBidi"/>
          <w:lang w:eastAsia="pt-PT"/>
        </w:rPr>
      </w:pPr>
      <w:r w:rsidRPr="00880233">
        <w:rPr>
          <w:rFonts w:asciiTheme="majorBidi" w:hAnsiTheme="majorBidi" w:cstheme="majorBidi"/>
          <w:lang w:eastAsia="pt-PT"/>
        </w:rPr>
        <w:lastRenderedPageBreak/>
        <w:t>Este modelo foi desenvolvido com o objetivo de organizar e estruturar os dados relacionados às operações de microfinanças, como clientes, empréstimos, desembolsos e reembolsos, garantindo integridade e eficiência no armazenamento das informações.</w:t>
      </w:r>
    </w:p>
    <w:p w14:paraId="2CEF54B3" w14:textId="77777777" w:rsidR="00880233" w:rsidRPr="00880233" w:rsidRDefault="00880233" w:rsidP="00636725">
      <w:pPr>
        <w:spacing w:line="360" w:lineRule="auto"/>
        <w:jc w:val="both"/>
        <w:rPr>
          <w:rFonts w:asciiTheme="majorBidi" w:hAnsiTheme="majorBidi" w:cstheme="majorBidi"/>
          <w:lang w:eastAsia="pt-PT"/>
        </w:rPr>
      </w:pPr>
      <w:r w:rsidRPr="00880233">
        <w:rPr>
          <w:rFonts w:asciiTheme="majorBidi" w:hAnsiTheme="majorBidi" w:cstheme="majorBidi"/>
          <w:lang w:eastAsia="pt-PT"/>
        </w:rPr>
        <w:t>O sistema baseia-se nas seguintes entidades principais:</w:t>
      </w:r>
    </w:p>
    <w:p w14:paraId="74911597" w14:textId="77777777" w:rsidR="00880233" w:rsidRPr="00880233" w:rsidRDefault="00880233" w:rsidP="00636725">
      <w:pPr>
        <w:numPr>
          <w:ilvl w:val="0"/>
          <w:numId w:val="43"/>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Cliente </w:t>
      </w:r>
    </w:p>
    <w:p w14:paraId="7CF63564" w14:textId="77777777" w:rsidR="00880233" w:rsidRPr="00880233" w:rsidRDefault="00880233" w:rsidP="00636725">
      <w:pPr>
        <w:numPr>
          <w:ilvl w:val="0"/>
          <w:numId w:val="43"/>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Empréstimo </w:t>
      </w:r>
    </w:p>
    <w:p w14:paraId="0C6B4121" w14:textId="77777777" w:rsidR="00880233" w:rsidRPr="00880233" w:rsidRDefault="00880233" w:rsidP="00636725">
      <w:pPr>
        <w:numPr>
          <w:ilvl w:val="0"/>
          <w:numId w:val="43"/>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Desembolso </w:t>
      </w:r>
    </w:p>
    <w:p w14:paraId="09AE55F3" w14:textId="77777777" w:rsidR="00880233" w:rsidRPr="00880233" w:rsidRDefault="00880233" w:rsidP="00636725">
      <w:pPr>
        <w:numPr>
          <w:ilvl w:val="0"/>
          <w:numId w:val="43"/>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Reembolso </w:t>
      </w:r>
    </w:p>
    <w:p w14:paraId="0023FF48" w14:textId="77777777" w:rsidR="00880233" w:rsidRPr="00880233" w:rsidRDefault="00880233" w:rsidP="00636725">
      <w:pPr>
        <w:numPr>
          <w:ilvl w:val="0"/>
          <w:numId w:val="43"/>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Utilizador </w:t>
      </w:r>
    </w:p>
    <w:p w14:paraId="000522E2" w14:textId="6039B40A" w:rsidR="00880233" w:rsidRPr="00880233" w:rsidRDefault="002C6BD0" w:rsidP="00636725">
      <w:pPr>
        <w:numPr>
          <w:ilvl w:val="0"/>
          <w:numId w:val="43"/>
        </w:numPr>
        <w:spacing w:line="360" w:lineRule="auto"/>
        <w:jc w:val="both"/>
        <w:rPr>
          <w:rFonts w:asciiTheme="majorBidi" w:hAnsiTheme="majorBidi" w:cstheme="majorBidi"/>
          <w:lang w:eastAsia="pt-PT"/>
        </w:rPr>
      </w:pPr>
      <w:r>
        <w:rPr>
          <w:rFonts w:asciiTheme="majorBidi" w:hAnsiTheme="majorBidi" w:cstheme="majorBidi"/>
          <w:lang w:eastAsia="pt-PT"/>
        </w:rPr>
        <w:t>relat</w:t>
      </w:r>
      <w:r w:rsidR="00CD5DC2">
        <w:rPr>
          <w:rFonts w:asciiTheme="majorBidi" w:hAnsiTheme="majorBidi" w:cstheme="majorBidi"/>
          <w:lang w:eastAsia="pt-PT"/>
        </w:rPr>
        <w:t>ó</w:t>
      </w:r>
      <w:r>
        <w:rPr>
          <w:rFonts w:asciiTheme="majorBidi" w:hAnsiTheme="majorBidi" w:cstheme="majorBidi"/>
          <w:lang w:eastAsia="pt-PT"/>
        </w:rPr>
        <w:t>rio</w:t>
      </w:r>
    </w:p>
    <w:p w14:paraId="6017F4A5" w14:textId="77777777" w:rsidR="00880233" w:rsidRPr="00880233" w:rsidRDefault="00880233" w:rsidP="00636725">
      <w:pPr>
        <w:spacing w:line="360" w:lineRule="auto"/>
        <w:jc w:val="both"/>
        <w:rPr>
          <w:rFonts w:asciiTheme="majorBidi" w:hAnsiTheme="majorBidi" w:cstheme="majorBidi"/>
          <w:lang w:eastAsia="pt-PT"/>
        </w:rPr>
      </w:pPr>
      <w:r w:rsidRPr="00880233">
        <w:rPr>
          <w:rFonts w:asciiTheme="majorBidi" w:hAnsiTheme="majorBidi" w:cstheme="majorBidi"/>
          <w:lang w:eastAsia="pt-PT"/>
        </w:rPr>
        <w:t>As relações entre as entidades permitem, por exemplo:</w:t>
      </w:r>
    </w:p>
    <w:p w14:paraId="12113D2B" w14:textId="77777777" w:rsidR="00880233" w:rsidRPr="00880233" w:rsidRDefault="00880233" w:rsidP="00636725">
      <w:pPr>
        <w:numPr>
          <w:ilvl w:val="0"/>
          <w:numId w:val="44"/>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Um cliente pode possuir vários empréstimos </w:t>
      </w:r>
    </w:p>
    <w:p w14:paraId="3A6442C9" w14:textId="77777777" w:rsidR="00880233" w:rsidRPr="00880233" w:rsidRDefault="00880233" w:rsidP="00636725">
      <w:pPr>
        <w:numPr>
          <w:ilvl w:val="0"/>
          <w:numId w:val="44"/>
        </w:numPr>
        <w:spacing w:line="360" w:lineRule="auto"/>
        <w:jc w:val="both"/>
        <w:rPr>
          <w:rFonts w:asciiTheme="majorBidi" w:hAnsiTheme="majorBidi" w:cstheme="majorBidi"/>
          <w:lang w:eastAsia="pt-PT"/>
        </w:rPr>
      </w:pPr>
      <w:r w:rsidRPr="00880233">
        <w:rPr>
          <w:rFonts w:asciiTheme="majorBidi" w:hAnsiTheme="majorBidi" w:cstheme="majorBidi"/>
          <w:lang w:eastAsia="pt-PT"/>
        </w:rPr>
        <w:t xml:space="preserve">Um empréstimo pode gerar vários reembolsos </w:t>
      </w:r>
    </w:p>
    <w:p w14:paraId="5811D106" w14:textId="578ADCC2" w:rsidR="009E6C33" w:rsidRPr="009E6C33" w:rsidRDefault="00880233" w:rsidP="00636725">
      <w:pPr>
        <w:numPr>
          <w:ilvl w:val="0"/>
          <w:numId w:val="44"/>
        </w:numPr>
        <w:spacing w:line="360" w:lineRule="auto"/>
        <w:jc w:val="both"/>
        <w:rPr>
          <w:rFonts w:asciiTheme="majorBidi" w:hAnsiTheme="majorBidi" w:cstheme="majorBidi"/>
          <w:lang w:eastAsia="pt-PT"/>
        </w:rPr>
      </w:pPr>
      <w:r w:rsidRPr="00880233">
        <w:rPr>
          <w:rFonts w:asciiTheme="majorBidi" w:hAnsiTheme="majorBidi" w:cstheme="majorBidi"/>
          <w:lang w:eastAsia="pt-PT"/>
        </w:rPr>
        <w:t>Um utilizador pode registar várias operaçõe</w:t>
      </w:r>
      <w:r w:rsidR="009E6C33">
        <w:rPr>
          <w:rFonts w:asciiTheme="majorBidi" w:hAnsiTheme="majorBidi" w:cstheme="majorBidi"/>
          <w:lang w:eastAsia="pt-PT"/>
        </w:rPr>
        <w:t>s.</w:t>
      </w:r>
    </w:p>
    <w:p w14:paraId="18211ADC" w14:textId="237F0A0D" w:rsidR="009E6C33" w:rsidRDefault="009E6C33" w:rsidP="00636725">
      <w:pPr>
        <w:pStyle w:val="Legenda"/>
        <w:keepNext/>
        <w:spacing w:line="360" w:lineRule="auto"/>
        <w:jc w:val="center"/>
      </w:pPr>
      <w:bookmarkStart w:id="286" w:name="_Toc232525356"/>
      <w:r>
        <w:lastRenderedPageBreak/>
        <w:t xml:space="preserve">Figura </w:t>
      </w:r>
      <w:r>
        <w:fldChar w:fldCharType="begin"/>
      </w:r>
      <w:r>
        <w:instrText xml:space="preserve"> SEQ Figura \* ARABIC </w:instrText>
      </w:r>
      <w:r>
        <w:fldChar w:fldCharType="separate"/>
      </w:r>
      <w:r w:rsidR="004B7A71">
        <w:rPr>
          <w:noProof/>
        </w:rPr>
        <w:t>3</w:t>
      </w:r>
      <w:r>
        <w:fldChar w:fldCharType="end"/>
      </w:r>
      <w:r>
        <w:t>-</w:t>
      </w:r>
      <w:r w:rsidRPr="00814352">
        <w:t>Modelo Entidade-Relacionamento (MER) do Sistema KixiCrédito</w:t>
      </w:r>
      <w:r w:rsidR="00F029FF">
        <w:t>.</w:t>
      </w:r>
      <w:bookmarkEnd w:id="286"/>
    </w:p>
    <w:p w14:paraId="7D9977C6" w14:textId="42BE8815" w:rsidR="00880233" w:rsidRDefault="009E6C33" w:rsidP="00636725">
      <w:pPr>
        <w:keepNext/>
        <w:spacing w:line="360" w:lineRule="auto"/>
        <w:jc w:val="center"/>
      </w:pPr>
      <w:r>
        <w:rPr>
          <w:noProof/>
        </w:rPr>
        <w:drawing>
          <wp:anchor distT="0" distB="0" distL="114300" distR="114300" simplePos="0" relativeHeight="251664384" behindDoc="1" locked="0" layoutInCell="1" allowOverlap="1" wp14:anchorId="727BDBF9" wp14:editId="6A2D9FBB">
            <wp:simplePos x="0" y="0"/>
            <wp:positionH relativeFrom="column">
              <wp:posOffset>165244</wp:posOffset>
            </wp:positionH>
            <wp:positionV relativeFrom="paragraph">
              <wp:posOffset>347</wp:posOffset>
            </wp:positionV>
            <wp:extent cx="5071846" cy="3381032"/>
            <wp:effectExtent l="0" t="0" r="0" b="0"/>
            <wp:wrapTight wrapText="bothSides">
              <wp:wrapPolygon edited="0">
                <wp:start x="0" y="0"/>
                <wp:lineTo x="0" y="21421"/>
                <wp:lineTo x="21500" y="21421"/>
                <wp:lineTo x="21500" y="0"/>
                <wp:lineTo x="0" y="0"/>
              </wp:wrapPolygon>
            </wp:wrapTight>
            <wp:docPr id="8425766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663" name="Imagem 842576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71846" cy="3381032"/>
                    </a:xfrm>
                    <a:prstGeom prst="rect">
                      <a:avLst/>
                    </a:prstGeom>
                  </pic:spPr>
                </pic:pic>
              </a:graphicData>
            </a:graphic>
          </wp:anchor>
        </w:drawing>
      </w:r>
    </w:p>
    <w:p w14:paraId="52019F3C" w14:textId="542CE9D9" w:rsidR="005B26A4" w:rsidRPr="004E5D7D" w:rsidRDefault="009E6C33" w:rsidP="00636725">
      <w:pPr>
        <w:pStyle w:val="Ttulo2"/>
        <w:spacing w:line="360" w:lineRule="auto"/>
        <w:jc w:val="both"/>
        <w:rPr>
          <w:sz w:val="28"/>
          <w:szCs w:val="28"/>
        </w:rPr>
      </w:pPr>
      <w:r>
        <w:rPr>
          <w:sz w:val="28"/>
          <w:szCs w:val="28"/>
        </w:rPr>
        <w:t xml:space="preserve"> </w:t>
      </w:r>
      <w:bookmarkStart w:id="287" w:name="_Toc232526543"/>
      <w:r w:rsidR="00CD5DC2" w:rsidRPr="004E5D7D">
        <w:rPr>
          <w:sz w:val="28"/>
          <w:szCs w:val="28"/>
        </w:rPr>
        <w:t>Diagrama de Base de Dados</w:t>
      </w:r>
      <w:bookmarkEnd w:id="287"/>
    </w:p>
    <w:p w14:paraId="0CB7D9B0" w14:textId="30D9A0F1" w:rsidR="00CD5DC2" w:rsidRPr="00CD5DC2" w:rsidRDefault="00CD5DC2" w:rsidP="00636725">
      <w:pPr>
        <w:spacing w:line="360" w:lineRule="auto"/>
        <w:ind w:firstLine="426"/>
        <w:jc w:val="both"/>
        <w:rPr>
          <w:lang w:eastAsia="pt-PT"/>
        </w:rPr>
      </w:pPr>
      <w:r w:rsidRPr="00CD5DC2">
        <w:rPr>
          <w:lang w:eastAsia="pt-PT"/>
        </w:rPr>
        <w:t>O presente diagrama de base de dados representa a estrutura lógica do sistema KixiCrédito, evidenciando as principais tabelas, os seus atributos e as relações existentes entre elas. Este modelo foi concebido com base nos requisitos do sistema, garantindo a integridade, organização e eficiência no armazenamento dos dados.</w:t>
      </w:r>
    </w:p>
    <w:p w14:paraId="341BB571" w14:textId="6AED5D28" w:rsidR="00CD5DC2" w:rsidRDefault="00F029FF" w:rsidP="00636725">
      <w:pPr>
        <w:spacing w:line="360" w:lineRule="auto"/>
        <w:jc w:val="both"/>
        <w:rPr>
          <w:noProof/>
          <w:lang w:eastAsia="pt-PT"/>
        </w:rPr>
      </w:pPr>
      <w:r>
        <w:rPr>
          <w:noProof/>
        </w:rPr>
        <w:lastRenderedPageBreak/>
        <mc:AlternateContent>
          <mc:Choice Requires="wps">
            <w:drawing>
              <wp:anchor distT="0" distB="0" distL="114300" distR="114300" simplePos="0" relativeHeight="251663360" behindDoc="1" locked="0" layoutInCell="1" allowOverlap="1" wp14:anchorId="64D614FC" wp14:editId="6A85A060">
                <wp:simplePos x="0" y="0"/>
                <wp:positionH relativeFrom="margin">
                  <wp:posOffset>1680845</wp:posOffset>
                </wp:positionH>
                <wp:positionV relativeFrom="paragraph">
                  <wp:posOffset>6985</wp:posOffset>
                </wp:positionV>
                <wp:extent cx="2550795" cy="190500"/>
                <wp:effectExtent l="0" t="0" r="1905" b="0"/>
                <wp:wrapTight wrapText="bothSides">
                  <wp:wrapPolygon edited="0">
                    <wp:start x="0" y="0"/>
                    <wp:lineTo x="0" y="19440"/>
                    <wp:lineTo x="21455" y="19440"/>
                    <wp:lineTo x="21455" y="0"/>
                    <wp:lineTo x="0" y="0"/>
                  </wp:wrapPolygon>
                </wp:wrapTight>
                <wp:docPr id="1245362738" name="Caixa de texto 1"/>
                <wp:cNvGraphicFramePr/>
                <a:graphic xmlns:a="http://schemas.openxmlformats.org/drawingml/2006/main">
                  <a:graphicData uri="http://schemas.microsoft.com/office/word/2010/wordprocessingShape">
                    <wps:wsp>
                      <wps:cNvSpPr txBox="1"/>
                      <wps:spPr>
                        <a:xfrm>
                          <a:off x="0" y="0"/>
                          <a:ext cx="2550795" cy="190500"/>
                        </a:xfrm>
                        <a:prstGeom prst="rect">
                          <a:avLst/>
                        </a:prstGeom>
                        <a:solidFill>
                          <a:prstClr val="white"/>
                        </a:solidFill>
                        <a:ln>
                          <a:noFill/>
                        </a:ln>
                      </wps:spPr>
                      <wps:txbx>
                        <w:txbxContent>
                          <w:p w14:paraId="6489E399" w14:textId="0468644E" w:rsidR="00F029FF" w:rsidRDefault="00F029FF" w:rsidP="00F029FF">
                            <w:pPr>
                              <w:pStyle w:val="Legenda"/>
                              <w:rPr>
                                <w:noProof/>
                              </w:rPr>
                            </w:pPr>
                            <w:bookmarkStart w:id="288" w:name="_Toc232525357"/>
                            <w:r>
                              <w:t xml:space="preserve">Figura </w:t>
                            </w:r>
                            <w:r>
                              <w:fldChar w:fldCharType="begin"/>
                            </w:r>
                            <w:r>
                              <w:instrText xml:space="preserve"> SEQ Figura \* ARABIC </w:instrText>
                            </w:r>
                            <w:r>
                              <w:fldChar w:fldCharType="separate"/>
                            </w:r>
                            <w:r w:rsidR="004B7A71">
                              <w:rPr>
                                <w:noProof/>
                              </w:rPr>
                              <w:t>4</w:t>
                            </w:r>
                            <w:r>
                              <w:fldChar w:fldCharType="end"/>
                            </w:r>
                            <w:r>
                              <w:t>-</w:t>
                            </w:r>
                            <w:r w:rsidRPr="00336833">
                              <w:t>diagrama de base de dados</w:t>
                            </w:r>
                            <w:r>
                              <w:t>.</w:t>
                            </w:r>
                            <w:bookmarkEnd w:id="28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D614FC" id="_x0000_t202" coordsize="21600,21600" o:spt="202" path="m,l,21600r21600,l21600,xe">
                <v:stroke joinstyle="miter"/>
                <v:path gradientshapeok="t" o:connecttype="rect"/>
              </v:shapetype>
              <v:shape id="Caixa de texto 1" o:spid="_x0000_s1026" type="#_x0000_t202" style="position:absolute;left:0;text-align:left;margin-left:132.35pt;margin-top:.55pt;width:200.85pt;height:1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" stroked="f">
                <v:textbox inset="0,0,0,0">
                  <w:txbxContent>
                    <w:p w14:paraId="6489E399" w14:textId="0468644E" w:rsidR="00F029FF" w:rsidRDefault="00F029FF" w:rsidP="00F029FF">
                      <w:pPr>
                        <w:pStyle w:val="Legenda"/>
                        <w:rPr>
                          <w:noProof/>
                        </w:rPr>
                      </w:pPr>
                      <w:bookmarkStart w:id="289" w:name="_Toc232525357"/>
                      <w:r>
                        <w:t xml:space="preserve">Figura </w:t>
                      </w:r>
                      <w:r>
                        <w:fldChar w:fldCharType="begin"/>
                      </w:r>
                      <w:r>
                        <w:instrText xml:space="preserve"> SEQ Figura \* ARABIC </w:instrText>
                      </w:r>
                      <w:r>
                        <w:fldChar w:fldCharType="separate"/>
                      </w:r>
                      <w:r w:rsidR="004B7A71">
                        <w:rPr>
                          <w:noProof/>
                        </w:rPr>
                        <w:t>4</w:t>
                      </w:r>
                      <w:r>
                        <w:fldChar w:fldCharType="end"/>
                      </w:r>
                      <w:r>
                        <w:t>-</w:t>
                      </w:r>
                      <w:r w:rsidRPr="00336833">
                        <w:t>diagrama de base de dados</w:t>
                      </w:r>
                      <w:r>
                        <w:t>.</w:t>
                      </w:r>
                      <w:bookmarkEnd w:id="289"/>
                    </w:p>
                  </w:txbxContent>
                </v:textbox>
                <w10:wrap type="tight" anchorx="margin"/>
              </v:shape>
            </w:pict>
          </mc:Fallback>
        </mc:AlternateContent>
      </w:r>
      <w:r>
        <w:rPr>
          <w:noProof/>
          <w:lang w:eastAsia="pt-PT"/>
        </w:rPr>
        <w:drawing>
          <wp:anchor distT="0" distB="0" distL="114300" distR="114300" simplePos="0" relativeHeight="251661312" behindDoc="1" locked="0" layoutInCell="1" allowOverlap="1" wp14:anchorId="541FE22E" wp14:editId="3E262CD2">
            <wp:simplePos x="0" y="0"/>
            <wp:positionH relativeFrom="margin">
              <wp:posOffset>262855</wp:posOffset>
            </wp:positionH>
            <wp:positionV relativeFrom="paragraph">
              <wp:posOffset>194945</wp:posOffset>
            </wp:positionV>
            <wp:extent cx="4587276" cy="3057525"/>
            <wp:effectExtent l="0" t="0" r="3810" b="0"/>
            <wp:wrapTight wrapText="bothSides">
              <wp:wrapPolygon edited="0">
                <wp:start x="0" y="0"/>
                <wp:lineTo x="0" y="21398"/>
                <wp:lineTo x="21528" y="21398"/>
                <wp:lineTo x="21528" y="0"/>
                <wp:lineTo x="0" y="0"/>
              </wp:wrapPolygon>
            </wp:wrapTight>
            <wp:docPr id="178668102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81027" name="Imagem 17866810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87276" cy="3057525"/>
                    </a:xfrm>
                    <a:prstGeom prst="rect">
                      <a:avLst/>
                    </a:prstGeom>
                  </pic:spPr>
                </pic:pic>
              </a:graphicData>
            </a:graphic>
            <wp14:sizeRelH relativeFrom="margin">
              <wp14:pctWidth>0</wp14:pctWidth>
            </wp14:sizeRelH>
            <wp14:sizeRelV relativeFrom="margin">
              <wp14:pctHeight>0</wp14:pctHeight>
            </wp14:sizeRelV>
          </wp:anchor>
        </w:drawing>
      </w:r>
    </w:p>
    <w:p w14:paraId="48A2D20E" w14:textId="33A619DF" w:rsidR="00CD5DC2" w:rsidRDefault="00CD5DC2" w:rsidP="00636725">
      <w:pPr>
        <w:spacing w:line="360" w:lineRule="auto"/>
        <w:jc w:val="both"/>
        <w:rPr>
          <w:noProof/>
          <w:lang w:eastAsia="pt-PT"/>
        </w:rPr>
      </w:pPr>
    </w:p>
    <w:p w14:paraId="10E9F31A" w14:textId="6E3ACCDD" w:rsidR="00CD5DC2" w:rsidRDefault="00CD5DC2" w:rsidP="00636725">
      <w:pPr>
        <w:spacing w:line="360" w:lineRule="auto"/>
        <w:jc w:val="both"/>
        <w:rPr>
          <w:noProof/>
          <w:lang w:eastAsia="pt-PT"/>
        </w:rPr>
      </w:pPr>
    </w:p>
    <w:p w14:paraId="3611990F" w14:textId="5D18AAA8" w:rsidR="00CD5DC2" w:rsidRDefault="00CD5DC2" w:rsidP="00636725">
      <w:pPr>
        <w:spacing w:line="360" w:lineRule="auto"/>
        <w:jc w:val="both"/>
        <w:rPr>
          <w:noProof/>
          <w:lang w:eastAsia="pt-PT"/>
        </w:rPr>
      </w:pPr>
    </w:p>
    <w:p w14:paraId="45B422B1" w14:textId="25C7E0DE" w:rsidR="00CD5DC2" w:rsidRDefault="00CD5DC2" w:rsidP="00636725">
      <w:pPr>
        <w:spacing w:line="360" w:lineRule="auto"/>
        <w:jc w:val="both"/>
        <w:rPr>
          <w:noProof/>
          <w:lang w:eastAsia="pt-PT"/>
        </w:rPr>
      </w:pPr>
    </w:p>
    <w:p w14:paraId="689B6C8E" w14:textId="24D1E2D3" w:rsidR="00CD5DC2" w:rsidRDefault="00CD5DC2" w:rsidP="00636725">
      <w:pPr>
        <w:spacing w:line="360" w:lineRule="auto"/>
        <w:jc w:val="both"/>
        <w:rPr>
          <w:noProof/>
          <w:lang w:eastAsia="pt-PT"/>
        </w:rPr>
      </w:pPr>
    </w:p>
    <w:p w14:paraId="7F744A81" w14:textId="0AE6FFEF" w:rsidR="00CD5DC2" w:rsidRDefault="00CD5DC2" w:rsidP="00636725">
      <w:pPr>
        <w:spacing w:line="360" w:lineRule="auto"/>
        <w:jc w:val="both"/>
        <w:rPr>
          <w:noProof/>
          <w:lang w:eastAsia="pt-PT"/>
        </w:rPr>
      </w:pPr>
    </w:p>
    <w:p w14:paraId="632EB203" w14:textId="631A2437" w:rsidR="00CD5DC2" w:rsidRDefault="00CD5DC2" w:rsidP="00636725">
      <w:pPr>
        <w:spacing w:line="360" w:lineRule="auto"/>
        <w:jc w:val="both"/>
        <w:rPr>
          <w:noProof/>
          <w:lang w:eastAsia="pt-PT"/>
        </w:rPr>
      </w:pPr>
    </w:p>
    <w:p w14:paraId="738758E9" w14:textId="70C9F83D" w:rsidR="00CD5DC2" w:rsidRDefault="00CD5DC2" w:rsidP="00636725">
      <w:pPr>
        <w:spacing w:line="360" w:lineRule="auto"/>
        <w:jc w:val="both"/>
        <w:rPr>
          <w:noProof/>
          <w:lang w:eastAsia="pt-PT"/>
        </w:rPr>
      </w:pPr>
    </w:p>
    <w:p w14:paraId="0F647F6E" w14:textId="77777777" w:rsidR="00CD5DC2" w:rsidRDefault="00CD5DC2" w:rsidP="00636725">
      <w:pPr>
        <w:spacing w:line="360" w:lineRule="auto"/>
        <w:jc w:val="both"/>
        <w:rPr>
          <w:lang w:eastAsia="pt-PT"/>
        </w:rPr>
      </w:pPr>
    </w:p>
    <w:p w14:paraId="51AD0C3F" w14:textId="6327BF4A" w:rsidR="00CD5DC2" w:rsidRPr="004E5D7D" w:rsidRDefault="005C5087" w:rsidP="00636725">
      <w:pPr>
        <w:pStyle w:val="Ttulo2"/>
        <w:spacing w:line="360" w:lineRule="auto"/>
        <w:jc w:val="both"/>
        <w:rPr>
          <w:sz w:val="28"/>
          <w:szCs w:val="28"/>
        </w:rPr>
      </w:pPr>
      <w:bookmarkStart w:id="290" w:name="_Toc232526544"/>
      <w:r w:rsidRPr="004E5D7D">
        <w:rPr>
          <w:sz w:val="28"/>
          <w:szCs w:val="28"/>
        </w:rPr>
        <w:t>Fluxograma do sistema</w:t>
      </w:r>
      <w:bookmarkEnd w:id="290"/>
      <w:r w:rsidRPr="004E5D7D">
        <w:rPr>
          <w:sz w:val="28"/>
          <w:szCs w:val="28"/>
        </w:rPr>
        <w:t xml:space="preserve"> </w:t>
      </w:r>
    </w:p>
    <w:p w14:paraId="7EAC2B28" w14:textId="45B9176B" w:rsidR="005C5087" w:rsidRPr="005C5087" w:rsidRDefault="005C5087" w:rsidP="00636725">
      <w:pPr>
        <w:spacing w:line="360" w:lineRule="auto"/>
        <w:ind w:firstLine="426"/>
        <w:jc w:val="both"/>
        <w:rPr>
          <w:rFonts w:asciiTheme="majorBidi" w:hAnsiTheme="majorBidi" w:cstheme="majorBidi"/>
          <w:lang w:eastAsia="pt-PT"/>
        </w:rPr>
      </w:pPr>
      <w:r w:rsidRPr="005C5087">
        <w:rPr>
          <w:rFonts w:asciiTheme="majorBidi" w:hAnsiTheme="majorBidi" w:cstheme="majorBidi"/>
          <w:lang w:eastAsia="pt-PT"/>
        </w:rPr>
        <w:t>O fluxograma apresentado ilustra o funcionamento geral do sistema web KixiCrédito. O processo inicia-se com a autenticação do utilizador através do login. Após a validação das credenciais, o utilizador tem acesso ao painel principal (Dashboard), onde pode selecionar as diferentes funcionalidades do sistema.</w:t>
      </w:r>
    </w:p>
    <w:p w14:paraId="67EC8FD6" w14:textId="44E2A3F7" w:rsidR="005C5087" w:rsidRPr="005C5087" w:rsidRDefault="005C5087" w:rsidP="00636725">
      <w:pPr>
        <w:spacing w:line="360" w:lineRule="auto"/>
        <w:ind w:firstLine="426"/>
        <w:jc w:val="both"/>
        <w:rPr>
          <w:rFonts w:asciiTheme="majorBidi" w:hAnsiTheme="majorBidi" w:cstheme="majorBidi"/>
          <w:lang w:eastAsia="pt-PT"/>
        </w:rPr>
      </w:pPr>
      <w:r w:rsidRPr="005C5087">
        <w:rPr>
          <w:rFonts w:asciiTheme="majorBidi" w:hAnsiTheme="majorBidi" w:cstheme="majorBidi"/>
          <w:lang w:eastAsia="pt-PT"/>
        </w:rPr>
        <w:t>Entre as principais operações disponíveis encontram-se a gestão de clientes, gestão de empréstimos, gestão de desembolsos, gestão de reembolsos, acompanhamento das operações e geração de relatórios. Cada uma dessas funcionalidades permite realizar atividades específicas relacionadas à administração dos processos de microcrédito.</w:t>
      </w:r>
    </w:p>
    <w:p w14:paraId="00270D1E" w14:textId="7956F0C9" w:rsidR="005C5087" w:rsidRDefault="005C5087" w:rsidP="00636725">
      <w:pPr>
        <w:spacing w:line="360" w:lineRule="auto"/>
        <w:ind w:firstLine="426"/>
        <w:jc w:val="both"/>
        <w:rPr>
          <w:rFonts w:asciiTheme="majorBidi" w:hAnsiTheme="majorBidi" w:cstheme="majorBidi"/>
          <w:lang w:eastAsia="pt-PT"/>
        </w:rPr>
      </w:pPr>
      <w:r w:rsidRPr="005C5087">
        <w:rPr>
          <w:rFonts w:asciiTheme="majorBidi" w:hAnsiTheme="majorBidi" w:cstheme="majorBidi"/>
          <w:lang w:eastAsia="pt-PT"/>
        </w:rPr>
        <w:t>As informações inseridas ou consultadas pelos utilizadores são processadas pela aplicação e armazenadas na base de dados, garantindo a integridade e segurança dos dados. Após a execução das operações, o sistema apresenta os resultados ao utilizador, permitindo o acompanhamento e controlo das atividades realizadas. Por fim, o utilizador pode encerrar a sessão através da funcionalidade de logout, concluindo a utilização do sistema.</w:t>
      </w:r>
    </w:p>
    <w:p w14:paraId="248417FB" w14:textId="042F2214" w:rsidR="00F029FF" w:rsidRDefault="00F029FF" w:rsidP="00636725">
      <w:pPr>
        <w:pStyle w:val="Legenda"/>
        <w:keepNext/>
        <w:spacing w:line="360" w:lineRule="auto"/>
        <w:jc w:val="center"/>
      </w:pPr>
      <w:bookmarkStart w:id="291" w:name="_Toc232525358"/>
      <w:r>
        <w:lastRenderedPageBreak/>
        <w:t xml:space="preserve">Figura </w:t>
      </w:r>
      <w:r>
        <w:fldChar w:fldCharType="begin"/>
      </w:r>
      <w:r>
        <w:instrText xml:space="preserve"> SEQ Figura \* ARABIC </w:instrText>
      </w:r>
      <w:r>
        <w:fldChar w:fldCharType="separate"/>
      </w:r>
      <w:r w:rsidR="004B7A71">
        <w:rPr>
          <w:noProof/>
        </w:rPr>
        <w:t>5</w:t>
      </w:r>
      <w:r>
        <w:fldChar w:fldCharType="end"/>
      </w:r>
      <w:r>
        <w:t>-</w:t>
      </w:r>
      <w:r w:rsidRPr="004C215E">
        <w:t>fluxograma sistema web  kixicredito</w:t>
      </w:r>
      <w:r>
        <w:t>.</w:t>
      </w:r>
      <w:bookmarkEnd w:id="291"/>
    </w:p>
    <w:p w14:paraId="4842D5DB" w14:textId="77777777" w:rsidR="005C5087" w:rsidRDefault="005C5087" w:rsidP="00636725">
      <w:pPr>
        <w:keepNext/>
        <w:spacing w:line="360" w:lineRule="auto"/>
        <w:jc w:val="center"/>
      </w:pPr>
      <w:r>
        <w:rPr>
          <w:rFonts w:asciiTheme="majorBidi" w:hAnsiTheme="majorBidi" w:cstheme="majorBidi"/>
          <w:noProof/>
          <w:lang w:eastAsia="pt-PT"/>
        </w:rPr>
        <w:drawing>
          <wp:inline distT="0" distB="0" distL="0" distR="0" wp14:anchorId="115EF5F6" wp14:editId="343951EB">
            <wp:extent cx="4727042" cy="3151176"/>
            <wp:effectExtent l="0" t="0" r="0" b="0"/>
            <wp:docPr id="114458017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80179" name="Imagem 114458017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6795" cy="3157678"/>
                    </a:xfrm>
                    <a:prstGeom prst="rect">
                      <a:avLst/>
                    </a:prstGeom>
                  </pic:spPr>
                </pic:pic>
              </a:graphicData>
            </a:graphic>
          </wp:inline>
        </w:drawing>
      </w:r>
    </w:p>
    <w:p w14:paraId="306213BE" w14:textId="300380A4" w:rsidR="005C5087" w:rsidRDefault="005C5087" w:rsidP="00636725">
      <w:pPr>
        <w:spacing w:line="360" w:lineRule="auto"/>
        <w:jc w:val="both"/>
      </w:pPr>
    </w:p>
    <w:p w14:paraId="4D4B5D3E" w14:textId="2B0BDD2F" w:rsidR="00F029FF" w:rsidRDefault="004810E0" w:rsidP="00636725">
      <w:pPr>
        <w:pStyle w:val="Ttulo2"/>
        <w:spacing w:line="360" w:lineRule="auto"/>
      </w:pPr>
      <w:bookmarkStart w:id="292" w:name="_Toc232526545"/>
      <w:r w:rsidRPr="004810E0">
        <w:t>Implementação Do Sistema</w:t>
      </w:r>
      <w:bookmarkEnd w:id="292"/>
    </w:p>
    <w:p w14:paraId="549ED3FE" w14:textId="0EFDABC7" w:rsidR="004810E0" w:rsidRDefault="004810E0" w:rsidP="00636725">
      <w:pPr>
        <w:spacing w:line="360" w:lineRule="auto"/>
        <w:ind w:firstLine="426"/>
        <w:jc w:val="both"/>
        <w:rPr>
          <w:rFonts w:ascii="Times New Roman" w:hAnsi="Times New Roman" w:cs="Times New Roman"/>
          <w:lang w:eastAsia="pt-PT"/>
        </w:rPr>
      </w:pPr>
      <w:r w:rsidRPr="004810E0">
        <w:rPr>
          <w:rFonts w:ascii="Times New Roman" w:hAnsi="Times New Roman" w:cs="Times New Roman"/>
          <w:lang w:eastAsia="pt-PT"/>
        </w:rPr>
        <w:t>Neste capítulo é apresentada a fase de implementação do sistema KixiCrédito, concebido para auxiliar a gestão de créditos numa instituição financeira. O sistema foi desenvolvido com o objetivo de automatizar os processos de registo de clientes, gestão de empréstimos, controlo de reembolsos e geração de informações necessárias para a tomada de decisões.</w:t>
      </w:r>
    </w:p>
    <w:p w14:paraId="7931F734" w14:textId="7389223C" w:rsidR="003647C6" w:rsidRPr="003647C6" w:rsidRDefault="003647C6">
      <w:pPr>
        <w:pStyle w:val="PargrafodaLista"/>
        <w:numPr>
          <w:ilvl w:val="0"/>
          <w:numId w:val="47"/>
        </w:numPr>
        <w:spacing w:line="360" w:lineRule="auto"/>
        <w:jc w:val="both"/>
        <w:rPr>
          <w:rFonts w:ascii="Times New Roman" w:hAnsi="Times New Roman" w:cs="Times New Roman"/>
          <w:b/>
          <w:bCs/>
          <w:lang w:eastAsia="pt-PT"/>
        </w:rPr>
      </w:pPr>
      <w:r w:rsidRPr="003647C6">
        <w:rPr>
          <w:rFonts w:ascii="Times New Roman" w:hAnsi="Times New Roman" w:cs="Times New Roman"/>
          <w:b/>
          <w:bCs/>
          <w:lang w:eastAsia="pt-PT"/>
        </w:rPr>
        <w:t>Arquitetura do Sistema</w:t>
      </w:r>
    </w:p>
    <w:p w14:paraId="66A1D9CE" w14:textId="0D18148E" w:rsidR="004810E0" w:rsidRDefault="003647C6" w:rsidP="00636725">
      <w:pPr>
        <w:spacing w:line="360" w:lineRule="auto"/>
        <w:ind w:firstLine="426"/>
        <w:jc w:val="both"/>
        <w:rPr>
          <w:rFonts w:ascii="Times New Roman" w:hAnsi="Times New Roman" w:cs="Times New Roman"/>
          <w:lang w:eastAsia="pt-PT"/>
        </w:rPr>
      </w:pPr>
      <w:r w:rsidRPr="003647C6">
        <w:rPr>
          <w:rFonts w:ascii="Times New Roman" w:hAnsi="Times New Roman" w:cs="Times New Roman"/>
          <w:lang w:eastAsia="pt-PT"/>
        </w:rPr>
        <w:t>O sistema segue uma arquitetura cliente-servidor, onde o utilizador interage através de um navegador web. As solicitações são processadas pelo servidor Apache, que executa os scripts PHP responsáveis pelo tratamento das informações e comunicação com a base de dados MySQL</w:t>
      </w:r>
    </w:p>
    <w:p w14:paraId="3518299B" w14:textId="16FF991E" w:rsidR="004810E0" w:rsidRPr="004810E0" w:rsidRDefault="004810E0" w:rsidP="00636725">
      <w:pPr>
        <w:spacing w:line="360" w:lineRule="auto"/>
        <w:ind w:firstLine="426"/>
        <w:jc w:val="both"/>
        <w:rPr>
          <w:rFonts w:ascii="Times New Roman" w:hAnsi="Times New Roman" w:cs="Times New Roman"/>
          <w:lang w:eastAsia="pt-PT"/>
        </w:rPr>
      </w:pPr>
      <w:r w:rsidRPr="004810E0">
        <w:rPr>
          <w:rFonts w:ascii="Times New Roman" w:hAnsi="Times New Roman" w:cs="Times New Roman"/>
          <w:lang w:eastAsia="pt-PT"/>
        </w:rPr>
        <w:t>A arquitetura é composta por:</w:t>
      </w:r>
    </w:p>
    <w:p w14:paraId="06651EB7" w14:textId="65C0C228" w:rsidR="004810E0" w:rsidRPr="003647C6" w:rsidRDefault="004810E0">
      <w:pPr>
        <w:pStyle w:val="PargrafodaLista"/>
        <w:numPr>
          <w:ilvl w:val="0"/>
          <w:numId w:val="46"/>
        </w:numPr>
        <w:spacing w:line="360" w:lineRule="auto"/>
        <w:rPr>
          <w:rFonts w:ascii="Times New Roman" w:hAnsi="Times New Roman" w:cs="Times New Roman"/>
          <w:lang w:eastAsia="pt-PT"/>
        </w:rPr>
      </w:pPr>
      <w:r w:rsidRPr="003647C6">
        <w:rPr>
          <w:rFonts w:ascii="Times New Roman" w:hAnsi="Times New Roman" w:cs="Times New Roman"/>
          <w:lang w:eastAsia="pt-PT"/>
        </w:rPr>
        <w:t>Camada de Apresentação (Interface do Utilizador)</w:t>
      </w:r>
      <w:r w:rsidR="003647C6">
        <w:rPr>
          <w:rFonts w:ascii="Times New Roman" w:hAnsi="Times New Roman" w:cs="Times New Roman"/>
          <w:lang w:eastAsia="pt-PT"/>
        </w:rPr>
        <w:t>.</w:t>
      </w:r>
    </w:p>
    <w:p w14:paraId="6740C416" w14:textId="7D634E53" w:rsidR="003647C6" w:rsidRDefault="004810E0">
      <w:pPr>
        <w:pStyle w:val="PargrafodaLista"/>
        <w:numPr>
          <w:ilvl w:val="0"/>
          <w:numId w:val="46"/>
        </w:numPr>
        <w:spacing w:line="360" w:lineRule="auto"/>
        <w:rPr>
          <w:rFonts w:ascii="Times New Roman" w:hAnsi="Times New Roman" w:cs="Times New Roman"/>
          <w:lang w:eastAsia="pt-PT"/>
        </w:rPr>
      </w:pPr>
      <w:r w:rsidRPr="003647C6">
        <w:rPr>
          <w:rFonts w:ascii="Times New Roman" w:hAnsi="Times New Roman" w:cs="Times New Roman"/>
          <w:lang w:eastAsia="pt-PT"/>
        </w:rPr>
        <w:t>Camada de Lógica de Negócio (PHP)</w:t>
      </w:r>
      <w:r w:rsidR="003647C6">
        <w:rPr>
          <w:rFonts w:ascii="Times New Roman" w:hAnsi="Times New Roman" w:cs="Times New Roman"/>
          <w:lang w:eastAsia="pt-PT"/>
        </w:rPr>
        <w:t>.</w:t>
      </w:r>
    </w:p>
    <w:p w14:paraId="7B00F759" w14:textId="6FD9461A" w:rsidR="004810E0" w:rsidRPr="003647C6" w:rsidRDefault="004810E0">
      <w:pPr>
        <w:pStyle w:val="PargrafodaLista"/>
        <w:numPr>
          <w:ilvl w:val="0"/>
          <w:numId w:val="46"/>
        </w:numPr>
        <w:spacing w:line="360" w:lineRule="auto"/>
        <w:rPr>
          <w:rFonts w:ascii="Times New Roman" w:hAnsi="Times New Roman" w:cs="Times New Roman"/>
          <w:lang w:eastAsia="pt-PT"/>
        </w:rPr>
      </w:pPr>
      <w:r w:rsidRPr="003647C6">
        <w:rPr>
          <w:rFonts w:ascii="Times New Roman" w:hAnsi="Times New Roman" w:cs="Times New Roman"/>
          <w:lang w:eastAsia="pt-PT"/>
        </w:rPr>
        <w:t>Camada de Dados (MySQL)</w:t>
      </w:r>
      <w:r w:rsidR="003647C6">
        <w:rPr>
          <w:rFonts w:ascii="Times New Roman" w:hAnsi="Times New Roman" w:cs="Times New Roman"/>
          <w:lang w:eastAsia="pt-PT"/>
        </w:rPr>
        <w:t>.</w:t>
      </w:r>
    </w:p>
    <w:p w14:paraId="6F1DFB94" w14:textId="77777777" w:rsidR="004810E0" w:rsidRDefault="004810E0" w:rsidP="00636725">
      <w:pPr>
        <w:spacing w:line="360" w:lineRule="auto"/>
        <w:rPr>
          <w:rFonts w:ascii="Times New Roman" w:hAnsi="Times New Roman" w:cs="Times New Roman"/>
          <w:lang w:eastAsia="pt-PT"/>
        </w:rPr>
      </w:pPr>
      <w:r w:rsidRPr="004810E0">
        <w:rPr>
          <w:rFonts w:ascii="Times New Roman" w:hAnsi="Times New Roman" w:cs="Times New Roman"/>
          <w:lang w:eastAsia="pt-PT"/>
        </w:rPr>
        <w:lastRenderedPageBreak/>
        <w:t>Esta estrutura permite uma melhor organização do sistema e facilita futuras manutenções e atualizações.</w:t>
      </w:r>
    </w:p>
    <w:p w14:paraId="24B9EB39" w14:textId="77777777" w:rsidR="00563DEC" w:rsidRPr="00563DEC" w:rsidRDefault="00563DEC">
      <w:pPr>
        <w:pStyle w:val="PargrafodaLista"/>
        <w:numPr>
          <w:ilvl w:val="0"/>
          <w:numId w:val="47"/>
        </w:numPr>
        <w:spacing w:line="360" w:lineRule="auto"/>
        <w:jc w:val="both"/>
        <w:rPr>
          <w:rFonts w:ascii="Times New Roman" w:hAnsi="Times New Roman" w:cs="Times New Roman"/>
          <w:b/>
          <w:bCs/>
          <w:lang w:eastAsia="pt-PT"/>
        </w:rPr>
      </w:pPr>
      <w:r w:rsidRPr="00563DEC">
        <w:rPr>
          <w:rFonts w:ascii="Times New Roman" w:hAnsi="Times New Roman" w:cs="Times New Roman"/>
          <w:b/>
          <w:bCs/>
          <w:lang w:eastAsia="pt-PT"/>
        </w:rPr>
        <w:t>Módulo de Autenticação</w:t>
      </w:r>
    </w:p>
    <w:p w14:paraId="09BC601E" w14:textId="77777777" w:rsidR="00563DEC" w:rsidRPr="00563DEC" w:rsidRDefault="00563DEC" w:rsidP="00636725">
      <w:pPr>
        <w:spacing w:line="360" w:lineRule="auto"/>
        <w:ind w:firstLine="426"/>
        <w:jc w:val="both"/>
        <w:rPr>
          <w:rFonts w:ascii="Times New Roman" w:hAnsi="Times New Roman" w:cs="Times New Roman"/>
          <w:lang w:eastAsia="pt-PT"/>
        </w:rPr>
      </w:pPr>
      <w:r w:rsidRPr="00563DEC">
        <w:rPr>
          <w:rFonts w:ascii="Times New Roman" w:hAnsi="Times New Roman" w:cs="Times New Roman"/>
          <w:lang w:eastAsia="pt-PT"/>
        </w:rPr>
        <w:t>O módulo de autenticação permite controlar o acesso ao sistema através de credenciais de utilizador.</w:t>
      </w:r>
    </w:p>
    <w:p w14:paraId="7C311A57" w14:textId="386BC7A0" w:rsidR="00563DEC" w:rsidRDefault="00563DEC" w:rsidP="00636725">
      <w:pPr>
        <w:pStyle w:val="Legenda"/>
        <w:keepNext/>
        <w:spacing w:line="360" w:lineRule="auto"/>
        <w:jc w:val="center"/>
      </w:pPr>
      <w:bookmarkStart w:id="293" w:name="_Toc232525359"/>
      <w:r>
        <w:t xml:space="preserve">Figura </w:t>
      </w:r>
      <w:r>
        <w:fldChar w:fldCharType="begin"/>
      </w:r>
      <w:r>
        <w:instrText xml:space="preserve"> SEQ Figura \* ARABIC </w:instrText>
      </w:r>
      <w:r>
        <w:fldChar w:fldCharType="separate"/>
      </w:r>
      <w:r w:rsidR="004B7A71">
        <w:rPr>
          <w:noProof/>
        </w:rPr>
        <w:t>6</w:t>
      </w:r>
      <w:r>
        <w:fldChar w:fldCharType="end"/>
      </w:r>
      <w:r>
        <w:t>-</w:t>
      </w:r>
      <w:r w:rsidR="00553EE5">
        <w:t>página</w:t>
      </w:r>
      <w:r>
        <w:t xml:space="preserve"> de login sistema kixicr</w:t>
      </w:r>
      <w:r w:rsidR="00553EE5">
        <w:t>é</w:t>
      </w:r>
      <w:r>
        <w:t>dito.</w:t>
      </w:r>
      <w:bookmarkEnd w:id="293"/>
    </w:p>
    <w:p w14:paraId="01F8E320" w14:textId="2F787574" w:rsidR="00563DEC" w:rsidRDefault="00563DEC" w:rsidP="00636725">
      <w:pPr>
        <w:spacing w:line="360" w:lineRule="auto"/>
        <w:ind w:firstLine="426"/>
        <w:jc w:val="center"/>
        <w:rPr>
          <w:rFonts w:ascii="Times New Roman" w:hAnsi="Times New Roman" w:cs="Times New Roman"/>
          <w:b/>
          <w:bCs/>
          <w:lang w:eastAsia="pt-PT"/>
        </w:rPr>
      </w:pPr>
      <w:r>
        <w:rPr>
          <w:rFonts w:ascii="Times New Roman" w:hAnsi="Times New Roman" w:cs="Times New Roman"/>
          <w:b/>
          <w:bCs/>
          <w:noProof/>
          <w:lang w:eastAsia="pt-PT"/>
        </w:rPr>
        <w:drawing>
          <wp:inline distT="0" distB="0" distL="0" distR="0" wp14:anchorId="3B3EA7A0" wp14:editId="60D31AC1">
            <wp:extent cx="4729248" cy="2396821"/>
            <wp:effectExtent l="0" t="0" r="0" b="3810"/>
            <wp:docPr id="1746105978"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5978" name="Imagem 1746105978"/>
                    <pic:cNvPicPr/>
                  </pic:nvPicPr>
                  <pic:blipFill rotWithShape="1">
                    <a:blip r:embed="rId14" cstate="print">
                      <a:extLst>
                        <a:ext uri="{28A0092B-C50C-407E-A947-70E740481C1C}">
                          <a14:useLocalDpi xmlns:a14="http://schemas.microsoft.com/office/drawing/2010/main" val="0"/>
                        </a:ext>
                      </a:extLst>
                    </a:blip>
                    <a:srcRect l="7601" t="13036" r="4259" b="7559"/>
                    <a:stretch>
                      <a:fillRect/>
                    </a:stretch>
                  </pic:blipFill>
                  <pic:spPr bwMode="auto">
                    <a:xfrm>
                      <a:off x="0" y="0"/>
                      <a:ext cx="4751553" cy="2408126"/>
                    </a:xfrm>
                    <a:prstGeom prst="rect">
                      <a:avLst/>
                    </a:prstGeom>
                    <a:ln>
                      <a:noFill/>
                    </a:ln>
                    <a:extLst>
                      <a:ext uri="{53640926-AAD7-44D8-BBD7-CCE9431645EC}">
                        <a14:shadowObscured xmlns:a14="http://schemas.microsoft.com/office/drawing/2010/main"/>
                      </a:ext>
                    </a:extLst>
                  </pic:spPr>
                </pic:pic>
              </a:graphicData>
            </a:graphic>
          </wp:inline>
        </w:drawing>
      </w:r>
    </w:p>
    <w:p w14:paraId="1ED093D4" w14:textId="6CDF5781" w:rsidR="004B7A71" w:rsidRPr="004B7A71" w:rsidRDefault="004B7A71"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739626998"/>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sz w:val="20"/>
              <w:szCs w:val="20"/>
              <w:lang w:eastAsia="pt-PT"/>
            </w:rPr>
            <w:instrText xml:space="preserve"> CITATION Fon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44F90B4A" w14:textId="7A3260A2" w:rsidR="00563DEC" w:rsidRPr="00563DEC" w:rsidRDefault="00563DEC">
      <w:pPr>
        <w:pStyle w:val="PargrafodaLista"/>
        <w:numPr>
          <w:ilvl w:val="0"/>
          <w:numId w:val="47"/>
        </w:numPr>
        <w:spacing w:line="360" w:lineRule="auto"/>
        <w:jc w:val="both"/>
        <w:rPr>
          <w:rFonts w:ascii="Times New Roman" w:hAnsi="Times New Roman" w:cs="Times New Roman"/>
          <w:b/>
          <w:bCs/>
          <w:lang w:eastAsia="pt-PT"/>
        </w:rPr>
      </w:pPr>
      <w:r w:rsidRPr="00563DEC">
        <w:rPr>
          <w:rFonts w:ascii="Times New Roman" w:hAnsi="Times New Roman" w:cs="Times New Roman"/>
          <w:b/>
          <w:bCs/>
          <w:lang w:eastAsia="pt-PT"/>
        </w:rPr>
        <w:t>Dashboard Principal</w:t>
      </w:r>
    </w:p>
    <w:p w14:paraId="3C6523E3" w14:textId="5BCD68EC" w:rsidR="00563DEC" w:rsidRPr="00563DEC" w:rsidRDefault="00563DEC" w:rsidP="00636725">
      <w:pPr>
        <w:spacing w:line="360" w:lineRule="auto"/>
        <w:ind w:firstLine="426"/>
        <w:jc w:val="both"/>
        <w:rPr>
          <w:rFonts w:ascii="Times New Roman" w:hAnsi="Times New Roman" w:cs="Times New Roman"/>
          <w:lang w:eastAsia="pt-PT"/>
        </w:rPr>
      </w:pPr>
      <w:r w:rsidRPr="00563DEC">
        <w:rPr>
          <w:rFonts w:ascii="Times New Roman" w:hAnsi="Times New Roman" w:cs="Times New Roman"/>
          <w:lang w:eastAsia="pt-PT"/>
        </w:rPr>
        <w:t>Após a autenticação, o utilizador é direcionado para o dashboard principal, onde pode visualizar os principais indicadores do sistema.</w:t>
      </w:r>
    </w:p>
    <w:p w14:paraId="668C43F6" w14:textId="54EFF886" w:rsidR="004342E0" w:rsidRDefault="00636725" w:rsidP="00636725">
      <w:pPr>
        <w:pStyle w:val="Legenda"/>
        <w:keepNext/>
        <w:spacing w:line="360" w:lineRule="auto"/>
        <w:jc w:val="center"/>
      </w:pPr>
      <w:bookmarkStart w:id="294" w:name="_Toc232525360"/>
      <w:r>
        <w:rPr>
          <w:rFonts w:ascii="Times New Roman" w:hAnsi="Times New Roman" w:cs="Times New Roman"/>
          <w:b/>
          <w:bCs/>
          <w:noProof/>
          <w:lang w:eastAsia="pt-PT"/>
        </w:rPr>
        <w:drawing>
          <wp:anchor distT="0" distB="0" distL="114300" distR="114300" simplePos="0" relativeHeight="251665408" behindDoc="1" locked="0" layoutInCell="1" allowOverlap="1" wp14:anchorId="39D7FE7B" wp14:editId="165D0823">
            <wp:simplePos x="0" y="0"/>
            <wp:positionH relativeFrom="margin">
              <wp:align>right</wp:align>
            </wp:positionH>
            <wp:positionV relativeFrom="paragraph">
              <wp:posOffset>196850</wp:posOffset>
            </wp:positionV>
            <wp:extent cx="5398770" cy="2562860"/>
            <wp:effectExtent l="0" t="0" r="0" b="8890"/>
            <wp:wrapTight wrapText="bothSides">
              <wp:wrapPolygon edited="0">
                <wp:start x="0" y="0"/>
                <wp:lineTo x="0" y="21514"/>
                <wp:lineTo x="21493" y="21514"/>
                <wp:lineTo x="21493" y="0"/>
                <wp:lineTo x="0" y="0"/>
              </wp:wrapPolygon>
            </wp:wrapTight>
            <wp:docPr id="203167460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4605" name="Imagem 2031674605"/>
                    <pic:cNvPicPr/>
                  </pic:nvPicPr>
                  <pic:blipFill rotWithShape="1">
                    <a:blip r:embed="rId15" cstate="print">
                      <a:extLst>
                        <a:ext uri="{28A0092B-C50C-407E-A947-70E740481C1C}">
                          <a14:useLocalDpi xmlns:a14="http://schemas.microsoft.com/office/drawing/2010/main" val="0"/>
                        </a:ext>
                      </a:extLst>
                    </a:blip>
                    <a:srcRect t="11376" b="4233"/>
                    <a:stretch>
                      <a:fillRect/>
                    </a:stretch>
                  </pic:blipFill>
                  <pic:spPr bwMode="auto">
                    <a:xfrm>
                      <a:off x="0" y="0"/>
                      <a:ext cx="5398770" cy="2562860"/>
                    </a:xfrm>
                    <a:prstGeom prst="rect">
                      <a:avLst/>
                    </a:prstGeom>
                    <a:ln>
                      <a:noFill/>
                    </a:ln>
                    <a:extLst>
                      <a:ext uri="{53640926-AAD7-44D8-BBD7-CCE9431645EC}">
                        <a14:shadowObscured xmlns:a14="http://schemas.microsoft.com/office/drawing/2010/main"/>
                      </a:ext>
                    </a:extLst>
                  </pic:spPr>
                </pic:pic>
              </a:graphicData>
            </a:graphic>
          </wp:anchor>
        </w:drawing>
      </w:r>
      <w:r w:rsidR="004342E0">
        <w:t xml:space="preserve">Figura </w:t>
      </w:r>
      <w:r w:rsidR="004342E0">
        <w:fldChar w:fldCharType="begin"/>
      </w:r>
      <w:r w:rsidR="004342E0">
        <w:instrText xml:space="preserve"> SEQ Figura \* ARABIC </w:instrText>
      </w:r>
      <w:r w:rsidR="004342E0">
        <w:fldChar w:fldCharType="separate"/>
      </w:r>
      <w:r w:rsidR="004B7A71">
        <w:rPr>
          <w:noProof/>
        </w:rPr>
        <w:t>7</w:t>
      </w:r>
      <w:r w:rsidR="004342E0">
        <w:fldChar w:fldCharType="end"/>
      </w:r>
      <w:r w:rsidR="004342E0">
        <w:t>-Dashboard principal d</w:t>
      </w:r>
      <w:r w:rsidR="00E4495E">
        <w:t>e</w:t>
      </w:r>
      <w:r w:rsidR="004342E0">
        <w:t xml:space="preserve"> sistema kixicr</w:t>
      </w:r>
      <w:r w:rsidR="00553EE5">
        <w:t>é</w:t>
      </w:r>
      <w:r w:rsidR="004342E0">
        <w:t>dito.</w:t>
      </w:r>
      <w:bookmarkEnd w:id="294"/>
    </w:p>
    <w:p w14:paraId="352058DB" w14:textId="07A324A9" w:rsidR="00563DEC" w:rsidRPr="004B7A71" w:rsidRDefault="00636725"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827093662"/>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noProof/>
              <w:sz w:val="20"/>
              <w:szCs w:val="20"/>
              <w:lang w:eastAsia="pt-PT"/>
            </w:rPr>
            <w:instrText xml:space="preserve">CITATION Fon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19468CE7" w14:textId="7E12D005" w:rsidR="00563DEC" w:rsidRPr="00563DEC" w:rsidRDefault="00563DEC" w:rsidP="00636725">
      <w:pPr>
        <w:spacing w:line="360" w:lineRule="auto"/>
        <w:ind w:firstLine="426"/>
        <w:jc w:val="both"/>
        <w:rPr>
          <w:rFonts w:ascii="Times New Roman" w:hAnsi="Times New Roman" w:cs="Times New Roman"/>
          <w:lang w:eastAsia="pt-PT"/>
        </w:rPr>
      </w:pPr>
    </w:p>
    <w:p w14:paraId="42984778" w14:textId="047C7D43" w:rsidR="00563DEC" w:rsidRPr="004342E0" w:rsidRDefault="00563DEC">
      <w:pPr>
        <w:pStyle w:val="PargrafodaLista"/>
        <w:numPr>
          <w:ilvl w:val="0"/>
          <w:numId w:val="47"/>
        </w:numPr>
        <w:spacing w:line="360" w:lineRule="auto"/>
        <w:jc w:val="both"/>
        <w:rPr>
          <w:rFonts w:ascii="Times New Roman" w:hAnsi="Times New Roman" w:cs="Times New Roman"/>
          <w:b/>
          <w:bCs/>
          <w:lang w:eastAsia="pt-PT"/>
        </w:rPr>
      </w:pPr>
      <w:r w:rsidRPr="004342E0">
        <w:rPr>
          <w:rFonts w:ascii="Times New Roman" w:hAnsi="Times New Roman" w:cs="Times New Roman"/>
          <w:b/>
          <w:bCs/>
          <w:lang w:eastAsia="pt-PT"/>
        </w:rPr>
        <w:t>Módulo de Gestão de Clientes</w:t>
      </w:r>
    </w:p>
    <w:p w14:paraId="37E6B420" w14:textId="77777777" w:rsidR="00563DEC" w:rsidRPr="00563DEC" w:rsidRDefault="00563DEC" w:rsidP="00636725">
      <w:pPr>
        <w:spacing w:line="360" w:lineRule="auto"/>
        <w:ind w:firstLine="426"/>
        <w:jc w:val="both"/>
        <w:rPr>
          <w:rFonts w:ascii="Times New Roman" w:hAnsi="Times New Roman" w:cs="Times New Roman"/>
          <w:lang w:eastAsia="pt-PT"/>
        </w:rPr>
      </w:pPr>
      <w:r w:rsidRPr="00563DEC">
        <w:rPr>
          <w:rFonts w:ascii="Times New Roman" w:hAnsi="Times New Roman" w:cs="Times New Roman"/>
          <w:lang w:eastAsia="pt-PT"/>
        </w:rPr>
        <w:t>Este módulo permite o registo, consulta, edição e eliminação de clientes.</w:t>
      </w:r>
    </w:p>
    <w:p w14:paraId="7AFB43B3" w14:textId="6BF1FCF8" w:rsidR="004342E0" w:rsidRDefault="00636725" w:rsidP="00636725">
      <w:pPr>
        <w:pStyle w:val="Legenda"/>
        <w:keepNext/>
        <w:spacing w:line="360" w:lineRule="auto"/>
        <w:jc w:val="center"/>
      </w:pPr>
      <w:bookmarkStart w:id="295" w:name="_Toc232525361"/>
      <w:r>
        <w:rPr>
          <w:rFonts w:ascii="Times New Roman" w:hAnsi="Times New Roman" w:cs="Times New Roman"/>
          <w:b/>
          <w:bCs/>
          <w:noProof/>
          <w:lang w:eastAsia="pt-PT"/>
        </w:rPr>
        <w:drawing>
          <wp:anchor distT="0" distB="0" distL="114300" distR="114300" simplePos="0" relativeHeight="251666432" behindDoc="1" locked="0" layoutInCell="1" allowOverlap="1" wp14:anchorId="75BB663A" wp14:editId="0A58FD6F">
            <wp:simplePos x="0" y="0"/>
            <wp:positionH relativeFrom="margin">
              <wp:align>right</wp:align>
            </wp:positionH>
            <wp:positionV relativeFrom="paragraph">
              <wp:posOffset>293230</wp:posOffset>
            </wp:positionV>
            <wp:extent cx="5399405" cy="2534285"/>
            <wp:effectExtent l="0" t="0" r="0" b="0"/>
            <wp:wrapTight wrapText="bothSides">
              <wp:wrapPolygon edited="0">
                <wp:start x="0" y="0"/>
                <wp:lineTo x="0" y="21432"/>
                <wp:lineTo x="21491" y="21432"/>
                <wp:lineTo x="21491" y="0"/>
                <wp:lineTo x="0" y="0"/>
              </wp:wrapPolygon>
            </wp:wrapTight>
            <wp:docPr id="84392695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6954" name="Imagem 843926954"/>
                    <pic:cNvPicPr/>
                  </pic:nvPicPr>
                  <pic:blipFill rotWithShape="1">
                    <a:blip r:embed="rId16" cstate="print">
                      <a:extLst>
                        <a:ext uri="{28A0092B-C50C-407E-A947-70E740481C1C}">
                          <a14:useLocalDpi xmlns:a14="http://schemas.microsoft.com/office/drawing/2010/main" val="0"/>
                        </a:ext>
                      </a:extLst>
                    </a:blip>
                    <a:srcRect t="11380" b="3398"/>
                    <a:stretch>
                      <a:fillRect/>
                    </a:stretch>
                  </pic:blipFill>
                  <pic:spPr bwMode="auto">
                    <a:xfrm>
                      <a:off x="0" y="0"/>
                      <a:ext cx="5399405" cy="2534285"/>
                    </a:xfrm>
                    <a:prstGeom prst="rect">
                      <a:avLst/>
                    </a:prstGeom>
                    <a:ln>
                      <a:noFill/>
                    </a:ln>
                    <a:extLst>
                      <a:ext uri="{53640926-AAD7-44D8-BBD7-CCE9431645EC}">
                        <a14:shadowObscured xmlns:a14="http://schemas.microsoft.com/office/drawing/2010/main"/>
                      </a:ext>
                    </a:extLst>
                  </pic:spPr>
                </pic:pic>
              </a:graphicData>
            </a:graphic>
          </wp:anchor>
        </w:drawing>
      </w:r>
      <w:r w:rsidR="004342E0">
        <w:t xml:space="preserve">Figura </w:t>
      </w:r>
      <w:r w:rsidR="004342E0">
        <w:fldChar w:fldCharType="begin"/>
      </w:r>
      <w:r w:rsidR="004342E0">
        <w:instrText xml:space="preserve"> SEQ Figura \* ARABIC </w:instrText>
      </w:r>
      <w:r w:rsidR="004342E0">
        <w:fldChar w:fldCharType="separate"/>
      </w:r>
      <w:r w:rsidR="004B7A71">
        <w:rPr>
          <w:noProof/>
        </w:rPr>
        <w:t>8</w:t>
      </w:r>
      <w:r w:rsidR="004342E0">
        <w:fldChar w:fldCharType="end"/>
      </w:r>
      <w:r w:rsidR="004342E0">
        <w:t>-Gestão de clientes.</w:t>
      </w:r>
      <w:bookmarkEnd w:id="295"/>
    </w:p>
    <w:p w14:paraId="10AA29BE" w14:textId="28482FA6" w:rsidR="004342E0" w:rsidRPr="004B7A71" w:rsidRDefault="00636725"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1477989046"/>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noProof/>
              <w:sz w:val="20"/>
              <w:szCs w:val="20"/>
              <w:lang w:eastAsia="pt-PT"/>
            </w:rPr>
            <w:instrText xml:space="preserve"> CITATION Fon1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5771EA96" w14:textId="31F1FA54" w:rsidR="00563DEC" w:rsidRPr="004342E0" w:rsidRDefault="00563DEC">
      <w:pPr>
        <w:pStyle w:val="PargrafodaLista"/>
        <w:numPr>
          <w:ilvl w:val="0"/>
          <w:numId w:val="47"/>
        </w:numPr>
        <w:spacing w:line="360" w:lineRule="auto"/>
        <w:jc w:val="both"/>
        <w:rPr>
          <w:rFonts w:ascii="Times New Roman" w:hAnsi="Times New Roman" w:cs="Times New Roman"/>
          <w:b/>
          <w:bCs/>
          <w:lang w:eastAsia="pt-PT"/>
        </w:rPr>
      </w:pPr>
      <w:r w:rsidRPr="004342E0">
        <w:rPr>
          <w:rFonts w:ascii="Times New Roman" w:hAnsi="Times New Roman" w:cs="Times New Roman"/>
          <w:b/>
          <w:bCs/>
          <w:lang w:eastAsia="pt-PT"/>
        </w:rPr>
        <w:t>Módulo de Empréstimos</w:t>
      </w:r>
    </w:p>
    <w:p w14:paraId="6F1F8B8A" w14:textId="70554DAC" w:rsidR="002F3FBB" w:rsidRDefault="00636725" w:rsidP="00636725">
      <w:pPr>
        <w:pStyle w:val="Legenda"/>
        <w:keepNext/>
        <w:spacing w:line="360" w:lineRule="auto"/>
        <w:jc w:val="center"/>
      </w:pPr>
      <w:bookmarkStart w:id="296" w:name="_Toc232525362"/>
      <w:r>
        <w:rPr>
          <w:rFonts w:ascii="Times New Roman" w:hAnsi="Times New Roman" w:cs="Times New Roman"/>
          <w:noProof/>
          <w:lang w:eastAsia="pt-PT"/>
        </w:rPr>
        <w:drawing>
          <wp:anchor distT="0" distB="0" distL="114300" distR="114300" simplePos="0" relativeHeight="251667456" behindDoc="1" locked="0" layoutInCell="1" allowOverlap="1" wp14:anchorId="1758CE38" wp14:editId="59C21A8B">
            <wp:simplePos x="0" y="0"/>
            <wp:positionH relativeFrom="margin">
              <wp:align>right</wp:align>
            </wp:positionH>
            <wp:positionV relativeFrom="paragraph">
              <wp:posOffset>170830</wp:posOffset>
            </wp:positionV>
            <wp:extent cx="5398770" cy="2562860"/>
            <wp:effectExtent l="0" t="0" r="0" b="8890"/>
            <wp:wrapTight wrapText="bothSides">
              <wp:wrapPolygon edited="0">
                <wp:start x="0" y="0"/>
                <wp:lineTo x="0" y="21514"/>
                <wp:lineTo x="21493" y="21514"/>
                <wp:lineTo x="21493" y="0"/>
                <wp:lineTo x="0" y="0"/>
              </wp:wrapPolygon>
            </wp:wrapTight>
            <wp:docPr id="65959213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92133" name="Imagem 659592133"/>
                    <pic:cNvPicPr/>
                  </pic:nvPicPr>
                  <pic:blipFill rotWithShape="1">
                    <a:blip r:embed="rId17" cstate="print">
                      <a:extLst>
                        <a:ext uri="{28A0092B-C50C-407E-A947-70E740481C1C}">
                          <a14:useLocalDpi xmlns:a14="http://schemas.microsoft.com/office/drawing/2010/main" val="0"/>
                        </a:ext>
                      </a:extLst>
                    </a:blip>
                    <a:srcRect t="12088" b="3522"/>
                    <a:stretch>
                      <a:fillRect/>
                    </a:stretch>
                  </pic:blipFill>
                  <pic:spPr bwMode="auto">
                    <a:xfrm>
                      <a:off x="0" y="0"/>
                      <a:ext cx="5398770" cy="2562860"/>
                    </a:xfrm>
                    <a:prstGeom prst="rect">
                      <a:avLst/>
                    </a:prstGeom>
                    <a:ln>
                      <a:noFill/>
                    </a:ln>
                    <a:extLst>
                      <a:ext uri="{53640926-AAD7-44D8-BBD7-CCE9431645EC}">
                        <a14:shadowObscured xmlns:a14="http://schemas.microsoft.com/office/drawing/2010/main"/>
                      </a:ext>
                    </a:extLst>
                  </pic:spPr>
                </pic:pic>
              </a:graphicData>
            </a:graphic>
          </wp:anchor>
        </w:drawing>
      </w:r>
      <w:r w:rsidR="002F3FBB">
        <w:t xml:space="preserve">Figura </w:t>
      </w:r>
      <w:r w:rsidR="002F3FBB">
        <w:fldChar w:fldCharType="begin"/>
      </w:r>
      <w:r w:rsidR="002F3FBB">
        <w:instrText xml:space="preserve"> SEQ Figura \* ARABIC </w:instrText>
      </w:r>
      <w:r w:rsidR="002F3FBB">
        <w:fldChar w:fldCharType="separate"/>
      </w:r>
      <w:r w:rsidR="004B7A71">
        <w:rPr>
          <w:noProof/>
        </w:rPr>
        <w:t>9</w:t>
      </w:r>
      <w:r w:rsidR="002F3FBB">
        <w:fldChar w:fldCharType="end"/>
      </w:r>
      <w:r w:rsidR="002F3FBB">
        <w:t xml:space="preserve">-Registro de </w:t>
      </w:r>
      <w:r w:rsidR="00E05413">
        <w:t>empréstimos</w:t>
      </w:r>
      <w:r w:rsidR="002F3FBB">
        <w:t>.</w:t>
      </w:r>
      <w:bookmarkEnd w:id="296"/>
    </w:p>
    <w:p w14:paraId="10E9C667" w14:textId="39DAC3E3" w:rsidR="00563DEC" w:rsidRPr="004B7A71" w:rsidRDefault="00636725" w:rsidP="00636725">
      <w:pPr>
        <w:spacing w:line="360" w:lineRule="auto"/>
        <w:ind w:firstLine="426"/>
        <w:jc w:val="center"/>
        <w:rPr>
          <w:rFonts w:ascii="Times New Roman" w:hAnsi="Times New Roman" w:cs="Times New Roman"/>
          <w:i/>
          <w:iCs/>
          <w:sz w:val="20"/>
          <w:szCs w:val="20"/>
          <w:lang w:eastAsia="pt-PT"/>
        </w:rPr>
      </w:pPr>
      <w:sdt>
        <w:sdtPr>
          <w:rPr>
            <w:rFonts w:ascii="Times New Roman" w:hAnsi="Times New Roman" w:cs="Times New Roman"/>
            <w:i/>
            <w:iCs/>
            <w:sz w:val="20"/>
            <w:szCs w:val="20"/>
            <w:lang w:eastAsia="pt-PT"/>
          </w:rPr>
          <w:id w:val="530536705"/>
          <w:citation/>
        </w:sdtPr>
        <w:sdtContent>
          <w:r w:rsidRPr="004B7A71">
            <w:rPr>
              <w:rFonts w:ascii="Times New Roman" w:hAnsi="Times New Roman" w:cs="Times New Roman"/>
              <w:i/>
              <w:iCs/>
              <w:sz w:val="20"/>
              <w:szCs w:val="20"/>
              <w:lang w:eastAsia="pt-PT"/>
            </w:rPr>
            <w:fldChar w:fldCharType="begin"/>
          </w:r>
          <w:r w:rsidRPr="004B7A71">
            <w:rPr>
              <w:rFonts w:ascii="Times New Roman" w:hAnsi="Times New Roman" w:cs="Times New Roman"/>
              <w:noProof/>
              <w:sz w:val="20"/>
              <w:szCs w:val="20"/>
              <w:lang w:eastAsia="pt-PT"/>
            </w:rPr>
            <w:instrText xml:space="preserve"> CITATION Fon3 \l 2070 </w:instrText>
          </w:r>
          <w:r w:rsidRPr="004B7A71">
            <w:rPr>
              <w:rFonts w:ascii="Times New Roman" w:hAnsi="Times New Roman" w:cs="Times New Roman"/>
              <w:i/>
              <w:i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i/>
              <w:iCs/>
              <w:sz w:val="20"/>
              <w:szCs w:val="20"/>
              <w:lang w:eastAsia="pt-PT"/>
            </w:rPr>
            <w:fldChar w:fldCharType="end"/>
          </w:r>
        </w:sdtContent>
      </w:sdt>
      <w:r w:rsidR="00563DEC" w:rsidRPr="004B7A71">
        <w:rPr>
          <w:rFonts w:ascii="Times New Roman" w:hAnsi="Times New Roman" w:cs="Times New Roman"/>
          <w:sz w:val="20"/>
          <w:szCs w:val="20"/>
          <w:lang w:eastAsia="pt-PT"/>
        </w:rPr>
        <w:br/>
      </w:r>
    </w:p>
    <w:p w14:paraId="22C31536" w14:textId="77777777" w:rsidR="00553EE5" w:rsidRDefault="00553EE5" w:rsidP="00636725">
      <w:pPr>
        <w:spacing w:line="360" w:lineRule="auto"/>
        <w:ind w:firstLine="426"/>
        <w:jc w:val="both"/>
        <w:rPr>
          <w:rFonts w:ascii="Times New Roman" w:hAnsi="Times New Roman" w:cs="Times New Roman"/>
          <w:b/>
          <w:bCs/>
          <w:lang w:eastAsia="pt-PT"/>
        </w:rPr>
      </w:pPr>
    </w:p>
    <w:p w14:paraId="09C208F7" w14:textId="77777777" w:rsidR="00553EE5" w:rsidRDefault="00553EE5" w:rsidP="00636725">
      <w:pPr>
        <w:spacing w:line="360" w:lineRule="auto"/>
        <w:ind w:firstLine="426"/>
        <w:jc w:val="both"/>
        <w:rPr>
          <w:rFonts w:ascii="Times New Roman" w:hAnsi="Times New Roman" w:cs="Times New Roman"/>
          <w:b/>
          <w:bCs/>
          <w:lang w:eastAsia="pt-PT"/>
        </w:rPr>
      </w:pPr>
    </w:p>
    <w:p w14:paraId="3E57E862" w14:textId="77777777" w:rsidR="00553EE5" w:rsidRDefault="00553EE5" w:rsidP="00636725">
      <w:pPr>
        <w:spacing w:line="360" w:lineRule="auto"/>
        <w:ind w:firstLine="426"/>
        <w:jc w:val="both"/>
        <w:rPr>
          <w:rFonts w:ascii="Times New Roman" w:hAnsi="Times New Roman" w:cs="Times New Roman"/>
          <w:b/>
          <w:bCs/>
          <w:lang w:eastAsia="pt-PT"/>
        </w:rPr>
      </w:pPr>
    </w:p>
    <w:p w14:paraId="605E96FB" w14:textId="7ACB048F" w:rsidR="00553EE5" w:rsidRDefault="00636725" w:rsidP="00636725">
      <w:pPr>
        <w:pStyle w:val="Legenda"/>
        <w:keepNext/>
        <w:spacing w:line="360" w:lineRule="auto"/>
        <w:jc w:val="center"/>
      </w:pPr>
      <w:bookmarkStart w:id="297" w:name="_Toc232525363"/>
      <w:r>
        <w:rPr>
          <w:rFonts w:ascii="Times New Roman" w:hAnsi="Times New Roman" w:cs="Times New Roman"/>
          <w:b/>
          <w:bCs/>
          <w:noProof/>
          <w:lang w:eastAsia="pt-PT"/>
        </w:rPr>
        <w:lastRenderedPageBreak/>
        <w:drawing>
          <wp:anchor distT="0" distB="0" distL="114300" distR="114300" simplePos="0" relativeHeight="251668480" behindDoc="1" locked="0" layoutInCell="1" allowOverlap="1" wp14:anchorId="6E1B9E20" wp14:editId="2CAFCF04">
            <wp:simplePos x="0" y="0"/>
            <wp:positionH relativeFrom="margin">
              <wp:align>right</wp:align>
            </wp:positionH>
            <wp:positionV relativeFrom="paragraph">
              <wp:posOffset>467360</wp:posOffset>
            </wp:positionV>
            <wp:extent cx="5398770" cy="2569845"/>
            <wp:effectExtent l="0" t="0" r="0" b="1905"/>
            <wp:wrapTight wrapText="bothSides">
              <wp:wrapPolygon edited="0">
                <wp:start x="0" y="0"/>
                <wp:lineTo x="0" y="21456"/>
                <wp:lineTo x="21493" y="21456"/>
                <wp:lineTo x="21493" y="0"/>
                <wp:lineTo x="0" y="0"/>
              </wp:wrapPolygon>
            </wp:wrapTight>
            <wp:docPr id="1769333660"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3660" name="Imagem 1769333660"/>
                    <pic:cNvPicPr/>
                  </pic:nvPicPr>
                  <pic:blipFill rotWithShape="1">
                    <a:blip r:embed="rId18" cstate="print">
                      <a:extLst>
                        <a:ext uri="{28A0092B-C50C-407E-A947-70E740481C1C}">
                          <a14:useLocalDpi xmlns:a14="http://schemas.microsoft.com/office/drawing/2010/main" val="0"/>
                        </a:ext>
                      </a:extLst>
                    </a:blip>
                    <a:srcRect t="11376" b="3996"/>
                    <a:stretch>
                      <a:fillRect/>
                    </a:stretch>
                  </pic:blipFill>
                  <pic:spPr bwMode="auto">
                    <a:xfrm>
                      <a:off x="0" y="0"/>
                      <a:ext cx="5398770" cy="2569845"/>
                    </a:xfrm>
                    <a:prstGeom prst="rect">
                      <a:avLst/>
                    </a:prstGeom>
                    <a:ln>
                      <a:noFill/>
                    </a:ln>
                    <a:extLst>
                      <a:ext uri="{53640926-AAD7-44D8-BBD7-CCE9431645EC}">
                        <a14:shadowObscured xmlns:a14="http://schemas.microsoft.com/office/drawing/2010/main"/>
                      </a:ext>
                    </a:extLst>
                  </pic:spPr>
                </pic:pic>
              </a:graphicData>
            </a:graphic>
          </wp:anchor>
        </w:drawing>
      </w:r>
      <w:r w:rsidR="00553EE5">
        <w:t xml:space="preserve">Figura </w:t>
      </w:r>
      <w:r w:rsidR="00553EE5">
        <w:fldChar w:fldCharType="begin"/>
      </w:r>
      <w:r w:rsidR="00553EE5">
        <w:instrText xml:space="preserve"> SEQ Figura \* ARABIC </w:instrText>
      </w:r>
      <w:r w:rsidR="00553EE5">
        <w:fldChar w:fldCharType="separate"/>
      </w:r>
      <w:r w:rsidR="004B7A71">
        <w:rPr>
          <w:noProof/>
        </w:rPr>
        <w:t>10</w:t>
      </w:r>
      <w:r w:rsidR="00553EE5">
        <w:fldChar w:fldCharType="end"/>
      </w:r>
      <w:r w:rsidR="00553EE5">
        <w:t>-consulta de empréstimos.</w:t>
      </w:r>
      <w:bookmarkEnd w:id="297"/>
    </w:p>
    <w:p w14:paraId="3BE5BF14" w14:textId="5AE060BB" w:rsidR="00563DEC" w:rsidRPr="00563DEC" w:rsidRDefault="00636725" w:rsidP="00636725">
      <w:pPr>
        <w:spacing w:line="360" w:lineRule="auto"/>
        <w:ind w:firstLine="426"/>
        <w:jc w:val="center"/>
        <w:rPr>
          <w:rFonts w:ascii="Times New Roman" w:hAnsi="Times New Roman" w:cs="Times New Roman"/>
          <w:lang w:eastAsia="pt-PT"/>
        </w:rPr>
      </w:pPr>
      <w:sdt>
        <w:sdtPr>
          <w:rPr>
            <w:rFonts w:ascii="Times New Roman" w:hAnsi="Times New Roman" w:cs="Times New Roman"/>
            <w:sz w:val="20"/>
            <w:szCs w:val="20"/>
            <w:lang w:eastAsia="pt-PT"/>
          </w:rPr>
          <w:id w:val="708615636"/>
          <w:citation/>
        </w:sdtPr>
        <w:sdtContent>
          <w:r w:rsidRPr="004B7A71">
            <w:rPr>
              <w:rFonts w:ascii="Times New Roman" w:hAnsi="Times New Roman" w:cs="Times New Roman"/>
              <w:sz w:val="20"/>
              <w:szCs w:val="20"/>
              <w:lang w:eastAsia="pt-PT"/>
            </w:rPr>
            <w:fldChar w:fldCharType="begin"/>
          </w:r>
          <w:r w:rsidRPr="004B7A71">
            <w:rPr>
              <w:rFonts w:ascii="Times New Roman" w:hAnsi="Times New Roman" w:cs="Times New Roman"/>
              <w:b/>
              <w:bCs/>
              <w:noProof/>
              <w:sz w:val="20"/>
              <w:szCs w:val="20"/>
              <w:lang w:eastAsia="pt-PT"/>
            </w:rPr>
            <w:instrText xml:space="preserve"> CITATION Fon4 \l 2070 </w:instrText>
          </w:r>
          <w:r w:rsidRPr="004B7A71">
            <w:rPr>
              <w:rFonts w:ascii="Times New Roman" w:hAnsi="Times New Roman" w:cs="Times New Roman"/>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sz w:val="20"/>
              <w:szCs w:val="20"/>
              <w:lang w:eastAsia="pt-PT"/>
            </w:rPr>
            <w:fldChar w:fldCharType="end"/>
          </w:r>
        </w:sdtContent>
      </w:sdt>
      <w:r w:rsidR="00563DEC" w:rsidRPr="00563DEC">
        <w:rPr>
          <w:rFonts w:ascii="Times New Roman" w:hAnsi="Times New Roman" w:cs="Times New Roman"/>
          <w:lang w:eastAsia="pt-PT"/>
        </w:rPr>
        <w:br/>
      </w:r>
    </w:p>
    <w:p w14:paraId="77E02B05" w14:textId="46E2C930" w:rsidR="00563DEC" w:rsidRPr="00563DEC" w:rsidRDefault="00563DEC" w:rsidP="00636725">
      <w:pPr>
        <w:spacing w:line="360" w:lineRule="auto"/>
        <w:ind w:firstLine="426"/>
        <w:rPr>
          <w:rFonts w:ascii="Times New Roman" w:hAnsi="Times New Roman" w:cs="Times New Roman"/>
          <w:lang w:eastAsia="pt-PT"/>
        </w:rPr>
      </w:pPr>
    </w:p>
    <w:p w14:paraId="6DDF46F7" w14:textId="76F9877C" w:rsidR="00563DEC" w:rsidRPr="009B0FCA" w:rsidRDefault="00563DEC">
      <w:pPr>
        <w:pStyle w:val="PargrafodaLista"/>
        <w:numPr>
          <w:ilvl w:val="0"/>
          <w:numId w:val="47"/>
        </w:numPr>
        <w:spacing w:line="360" w:lineRule="auto"/>
        <w:rPr>
          <w:rFonts w:ascii="Times New Roman" w:hAnsi="Times New Roman" w:cs="Times New Roman"/>
          <w:b/>
          <w:bCs/>
          <w:lang w:eastAsia="pt-PT"/>
        </w:rPr>
      </w:pPr>
      <w:r w:rsidRPr="009B0FCA">
        <w:rPr>
          <w:rFonts w:ascii="Times New Roman" w:hAnsi="Times New Roman" w:cs="Times New Roman"/>
          <w:b/>
          <w:bCs/>
          <w:lang w:eastAsia="pt-PT"/>
        </w:rPr>
        <w:t>Módulo de Reembolsos</w:t>
      </w:r>
    </w:p>
    <w:p w14:paraId="61B74011" w14:textId="0C64F9EC" w:rsidR="00553EE5" w:rsidRDefault="00636725" w:rsidP="00636725">
      <w:pPr>
        <w:pStyle w:val="Legenda"/>
        <w:keepNext/>
        <w:spacing w:line="360" w:lineRule="auto"/>
        <w:jc w:val="center"/>
      </w:pPr>
      <w:bookmarkStart w:id="298" w:name="_Toc232525364"/>
      <w:r>
        <w:rPr>
          <w:rFonts w:ascii="Times New Roman" w:hAnsi="Times New Roman" w:cs="Times New Roman"/>
          <w:b/>
          <w:bCs/>
          <w:noProof/>
          <w:lang w:eastAsia="pt-PT"/>
        </w:rPr>
        <w:drawing>
          <wp:anchor distT="0" distB="0" distL="114300" distR="114300" simplePos="0" relativeHeight="251669504" behindDoc="1" locked="0" layoutInCell="1" allowOverlap="1" wp14:anchorId="6DFE0D3C" wp14:editId="7AAB7B24">
            <wp:simplePos x="0" y="0"/>
            <wp:positionH relativeFrom="column">
              <wp:posOffset>28165</wp:posOffset>
            </wp:positionH>
            <wp:positionV relativeFrom="paragraph">
              <wp:posOffset>169345</wp:posOffset>
            </wp:positionV>
            <wp:extent cx="5399405" cy="2562860"/>
            <wp:effectExtent l="0" t="0" r="0" b="8890"/>
            <wp:wrapTight wrapText="bothSides">
              <wp:wrapPolygon edited="0">
                <wp:start x="0" y="0"/>
                <wp:lineTo x="0" y="21514"/>
                <wp:lineTo x="21491" y="21514"/>
                <wp:lineTo x="21491" y="0"/>
                <wp:lineTo x="0" y="0"/>
              </wp:wrapPolygon>
            </wp:wrapTight>
            <wp:docPr id="1150084366"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84366" name="Imagem 1150084366"/>
                    <pic:cNvPicPr/>
                  </pic:nvPicPr>
                  <pic:blipFill rotWithShape="1">
                    <a:blip r:embed="rId19" cstate="print">
                      <a:extLst>
                        <a:ext uri="{28A0092B-C50C-407E-A947-70E740481C1C}">
                          <a14:useLocalDpi xmlns:a14="http://schemas.microsoft.com/office/drawing/2010/main" val="0"/>
                        </a:ext>
                      </a:extLst>
                    </a:blip>
                    <a:srcRect t="11614" b="4010"/>
                    <a:stretch>
                      <a:fillRect/>
                    </a:stretch>
                  </pic:blipFill>
                  <pic:spPr bwMode="auto">
                    <a:xfrm>
                      <a:off x="0" y="0"/>
                      <a:ext cx="5399405" cy="2562860"/>
                    </a:xfrm>
                    <a:prstGeom prst="rect">
                      <a:avLst/>
                    </a:prstGeom>
                    <a:ln>
                      <a:noFill/>
                    </a:ln>
                    <a:extLst>
                      <a:ext uri="{53640926-AAD7-44D8-BBD7-CCE9431645EC}">
                        <a14:shadowObscured xmlns:a14="http://schemas.microsoft.com/office/drawing/2010/main"/>
                      </a:ext>
                    </a:extLst>
                  </pic:spPr>
                </pic:pic>
              </a:graphicData>
            </a:graphic>
          </wp:anchor>
        </w:drawing>
      </w:r>
      <w:r w:rsidR="00553EE5">
        <w:t xml:space="preserve">Figura </w:t>
      </w:r>
      <w:r w:rsidR="00553EE5">
        <w:fldChar w:fldCharType="begin"/>
      </w:r>
      <w:r w:rsidR="00553EE5">
        <w:instrText xml:space="preserve"> SEQ Figura \* ARABIC </w:instrText>
      </w:r>
      <w:r w:rsidR="00553EE5">
        <w:fldChar w:fldCharType="separate"/>
      </w:r>
      <w:r w:rsidR="004B7A71">
        <w:rPr>
          <w:noProof/>
        </w:rPr>
        <w:t>11</w:t>
      </w:r>
      <w:r w:rsidR="00553EE5">
        <w:fldChar w:fldCharType="end"/>
      </w:r>
      <w:r w:rsidR="00553EE5">
        <w:t>-</w:t>
      </w:r>
      <w:r w:rsidR="009B0FCA">
        <w:t>consulta</w:t>
      </w:r>
      <w:r w:rsidR="00553EE5">
        <w:t xml:space="preserve"> de reembolsos.</w:t>
      </w:r>
      <w:bookmarkEnd w:id="298"/>
    </w:p>
    <w:p w14:paraId="50E8EA03" w14:textId="506323D8" w:rsidR="00553EE5" w:rsidRPr="004B7A71" w:rsidRDefault="00636725"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1768415214"/>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noProof/>
              <w:sz w:val="20"/>
              <w:szCs w:val="20"/>
              <w:lang w:eastAsia="pt-PT"/>
            </w:rPr>
            <w:instrText xml:space="preserve"> CITATION Fon5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333CE1A1" w14:textId="44E742C6" w:rsidR="00563DEC" w:rsidRPr="00563DEC" w:rsidRDefault="00563DEC" w:rsidP="00636725">
      <w:pPr>
        <w:spacing w:line="360" w:lineRule="auto"/>
        <w:ind w:firstLine="426"/>
        <w:jc w:val="both"/>
        <w:rPr>
          <w:rFonts w:ascii="Times New Roman" w:hAnsi="Times New Roman" w:cs="Times New Roman"/>
          <w:lang w:eastAsia="pt-PT"/>
        </w:rPr>
      </w:pPr>
    </w:p>
    <w:p w14:paraId="41A8B29B" w14:textId="2318863C" w:rsidR="00563DEC" w:rsidRPr="00563DEC" w:rsidRDefault="00563DEC" w:rsidP="00636725">
      <w:pPr>
        <w:spacing w:line="360" w:lineRule="auto"/>
        <w:ind w:firstLine="426"/>
        <w:jc w:val="both"/>
        <w:rPr>
          <w:rFonts w:ascii="Times New Roman" w:hAnsi="Times New Roman" w:cs="Times New Roman"/>
          <w:lang w:eastAsia="pt-PT"/>
        </w:rPr>
      </w:pPr>
    </w:p>
    <w:p w14:paraId="26F35F7E" w14:textId="77777777" w:rsidR="009B0FCA" w:rsidRDefault="009B0FCA" w:rsidP="00636725">
      <w:pPr>
        <w:spacing w:line="360" w:lineRule="auto"/>
        <w:jc w:val="both"/>
        <w:rPr>
          <w:rFonts w:ascii="Times New Roman" w:hAnsi="Times New Roman" w:cs="Times New Roman"/>
          <w:b/>
          <w:bCs/>
          <w:lang w:eastAsia="pt-PT"/>
        </w:rPr>
      </w:pPr>
    </w:p>
    <w:p w14:paraId="4D7AEC28" w14:textId="77777777" w:rsidR="009B0FCA" w:rsidRDefault="009B0FCA" w:rsidP="00636725">
      <w:pPr>
        <w:spacing w:line="360" w:lineRule="auto"/>
        <w:jc w:val="both"/>
        <w:rPr>
          <w:rFonts w:ascii="Times New Roman" w:hAnsi="Times New Roman" w:cs="Times New Roman"/>
          <w:b/>
          <w:bCs/>
          <w:lang w:eastAsia="pt-PT"/>
        </w:rPr>
      </w:pPr>
    </w:p>
    <w:p w14:paraId="7FD8CB55" w14:textId="61A336D1" w:rsidR="00563DEC" w:rsidRPr="009B0FCA" w:rsidRDefault="00563DEC">
      <w:pPr>
        <w:pStyle w:val="PargrafodaLista"/>
        <w:numPr>
          <w:ilvl w:val="0"/>
          <w:numId w:val="47"/>
        </w:numPr>
        <w:spacing w:line="360" w:lineRule="auto"/>
        <w:jc w:val="both"/>
        <w:rPr>
          <w:rFonts w:ascii="Times New Roman" w:hAnsi="Times New Roman" w:cs="Times New Roman"/>
          <w:b/>
          <w:bCs/>
          <w:lang w:eastAsia="pt-PT"/>
        </w:rPr>
      </w:pPr>
      <w:r w:rsidRPr="009B0FCA">
        <w:rPr>
          <w:rFonts w:ascii="Times New Roman" w:hAnsi="Times New Roman" w:cs="Times New Roman"/>
          <w:b/>
          <w:bCs/>
          <w:lang w:eastAsia="pt-PT"/>
        </w:rPr>
        <w:lastRenderedPageBreak/>
        <w:t>Relatórios</w:t>
      </w:r>
    </w:p>
    <w:p w14:paraId="3C69AC2B" w14:textId="25CC4439" w:rsidR="009B0FCA" w:rsidRDefault="00636725" w:rsidP="00636725">
      <w:pPr>
        <w:pStyle w:val="Legenda"/>
        <w:spacing w:line="360" w:lineRule="auto"/>
        <w:jc w:val="center"/>
        <w:rPr>
          <w:rFonts w:ascii="Times New Roman" w:hAnsi="Times New Roman" w:cs="Times New Roman"/>
          <w:b/>
          <w:bCs/>
          <w:lang w:eastAsia="pt-PT"/>
        </w:rPr>
      </w:pPr>
      <w:bookmarkStart w:id="299" w:name="_Toc232525365"/>
      <w:r>
        <w:rPr>
          <w:rFonts w:ascii="Times New Roman" w:hAnsi="Times New Roman" w:cs="Times New Roman"/>
          <w:b/>
          <w:bCs/>
          <w:noProof/>
          <w:lang w:eastAsia="pt-PT"/>
        </w:rPr>
        <w:drawing>
          <wp:anchor distT="0" distB="0" distL="114300" distR="114300" simplePos="0" relativeHeight="251670528" behindDoc="1" locked="0" layoutInCell="1" allowOverlap="1" wp14:anchorId="0DEC7F56" wp14:editId="2C6CE21F">
            <wp:simplePos x="0" y="0"/>
            <wp:positionH relativeFrom="margin">
              <wp:align>right</wp:align>
            </wp:positionH>
            <wp:positionV relativeFrom="paragraph">
              <wp:posOffset>206830</wp:posOffset>
            </wp:positionV>
            <wp:extent cx="5398770" cy="2555875"/>
            <wp:effectExtent l="0" t="0" r="0" b="0"/>
            <wp:wrapTight wrapText="bothSides">
              <wp:wrapPolygon edited="0">
                <wp:start x="0" y="0"/>
                <wp:lineTo x="0" y="21412"/>
                <wp:lineTo x="21493" y="21412"/>
                <wp:lineTo x="21493" y="0"/>
                <wp:lineTo x="0" y="0"/>
              </wp:wrapPolygon>
            </wp:wrapTight>
            <wp:docPr id="165721771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17718" name="Imagem 1657217718"/>
                    <pic:cNvPicPr/>
                  </pic:nvPicPr>
                  <pic:blipFill rotWithShape="1">
                    <a:blip r:embed="rId20" cstate="print">
                      <a:extLst>
                        <a:ext uri="{28A0092B-C50C-407E-A947-70E740481C1C}">
                          <a14:useLocalDpi xmlns:a14="http://schemas.microsoft.com/office/drawing/2010/main" val="0"/>
                        </a:ext>
                      </a:extLst>
                    </a:blip>
                    <a:srcRect t="11376" b="4470"/>
                    <a:stretch>
                      <a:fillRect/>
                    </a:stretch>
                  </pic:blipFill>
                  <pic:spPr bwMode="auto">
                    <a:xfrm>
                      <a:off x="0" y="0"/>
                      <a:ext cx="5398770" cy="2555875"/>
                    </a:xfrm>
                    <a:prstGeom prst="rect">
                      <a:avLst/>
                    </a:prstGeom>
                    <a:ln>
                      <a:noFill/>
                    </a:ln>
                    <a:extLst>
                      <a:ext uri="{53640926-AAD7-44D8-BBD7-CCE9431645EC}">
                        <a14:shadowObscured xmlns:a14="http://schemas.microsoft.com/office/drawing/2010/main"/>
                      </a:ext>
                    </a:extLst>
                  </pic:spPr>
                </pic:pic>
              </a:graphicData>
            </a:graphic>
          </wp:anchor>
        </w:drawing>
      </w:r>
      <w:r w:rsidR="009B0FCA">
        <w:t xml:space="preserve">Figura </w:t>
      </w:r>
      <w:r w:rsidR="009B0FCA">
        <w:fldChar w:fldCharType="begin"/>
      </w:r>
      <w:r w:rsidR="009B0FCA">
        <w:instrText xml:space="preserve"> SEQ Figura \* ARABIC </w:instrText>
      </w:r>
      <w:r w:rsidR="009B0FCA">
        <w:fldChar w:fldCharType="separate"/>
      </w:r>
      <w:r w:rsidR="004B7A71">
        <w:rPr>
          <w:noProof/>
        </w:rPr>
        <w:t>12</w:t>
      </w:r>
      <w:r w:rsidR="009B0FCA">
        <w:fldChar w:fldCharType="end"/>
      </w:r>
      <w:r w:rsidR="009B0FCA">
        <w:t>-relatórios do sistema.</w:t>
      </w:r>
      <w:bookmarkEnd w:id="299"/>
    </w:p>
    <w:p w14:paraId="75EEBBD2" w14:textId="5A26C2BA" w:rsidR="009B0FCA" w:rsidRPr="004B7A71" w:rsidRDefault="00636725"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1988629487"/>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noProof/>
              <w:sz w:val="20"/>
              <w:szCs w:val="20"/>
              <w:lang w:eastAsia="pt-PT"/>
            </w:rPr>
            <w:instrText xml:space="preserve"> CITATION Fon7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0D77412B" w14:textId="77777777" w:rsidR="004B7A71" w:rsidRDefault="004B7A71" w:rsidP="00636725">
      <w:pPr>
        <w:spacing w:line="360" w:lineRule="auto"/>
        <w:ind w:firstLine="426"/>
        <w:jc w:val="center"/>
        <w:rPr>
          <w:rFonts w:ascii="Times New Roman" w:hAnsi="Times New Roman" w:cs="Times New Roman"/>
          <w:b/>
          <w:bCs/>
          <w:lang w:eastAsia="pt-PT"/>
        </w:rPr>
      </w:pPr>
    </w:p>
    <w:p w14:paraId="4E44A90A" w14:textId="40C8C54D" w:rsidR="004B7A71" w:rsidRDefault="004B7A71" w:rsidP="00636725">
      <w:pPr>
        <w:spacing w:line="360" w:lineRule="auto"/>
        <w:ind w:firstLine="426"/>
        <w:jc w:val="center"/>
        <w:rPr>
          <w:rFonts w:ascii="Times New Roman" w:hAnsi="Times New Roman" w:cs="Times New Roman"/>
          <w:b/>
          <w:bCs/>
          <w:lang w:eastAsia="pt-PT"/>
        </w:rPr>
      </w:pPr>
    </w:p>
    <w:p w14:paraId="153698DC" w14:textId="6E67964A" w:rsidR="004B7A71" w:rsidRDefault="004B7A71">
      <w:pPr>
        <w:pStyle w:val="PargrafodaLista"/>
        <w:numPr>
          <w:ilvl w:val="0"/>
          <w:numId w:val="47"/>
        </w:numPr>
        <w:spacing w:line="360" w:lineRule="auto"/>
        <w:rPr>
          <w:rFonts w:ascii="Times New Roman" w:hAnsi="Times New Roman" w:cs="Times New Roman"/>
          <w:b/>
          <w:bCs/>
          <w:lang w:eastAsia="pt-PT"/>
        </w:rPr>
      </w:pPr>
      <w:r w:rsidRPr="004B7A71">
        <w:rPr>
          <w:rFonts w:ascii="Times New Roman" w:hAnsi="Times New Roman" w:cs="Times New Roman"/>
          <w:b/>
          <w:bCs/>
          <w:lang w:eastAsia="pt-PT"/>
        </w:rPr>
        <w:t>Pagina Sobre nós</w:t>
      </w:r>
    </w:p>
    <w:p w14:paraId="4AA46FA1" w14:textId="4ED85356" w:rsidR="004B7A71" w:rsidRPr="004B7A71" w:rsidRDefault="004B7A71" w:rsidP="004B7A71">
      <w:pPr>
        <w:pStyle w:val="PargrafodaLista"/>
        <w:spacing w:line="360" w:lineRule="auto"/>
        <w:ind w:left="1288"/>
        <w:rPr>
          <w:rFonts w:ascii="Times New Roman" w:hAnsi="Times New Roman" w:cs="Times New Roman"/>
          <w:b/>
          <w:bCs/>
          <w:lang w:eastAsia="pt-PT"/>
        </w:rPr>
      </w:pPr>
      <w:r>
        <w:rPr>
          <w:rFonts w:ascii="Times New Roman" w:hAnsi="Times New Roman" w:cs="Times New Roman"/>
          <w:b/>
          <w:bCs/>
          <w:noProof/>
          <w:lang w:eastAsia="pt-PT"/>
        </w:rPr>
        <w:drawing>
          <wp:anchor distT="0" distB="0" distL="114300" distR="114300" simplePos="0" relativeHeight="251671552" behindDoc="1" locked="0" layoutInCell="1" allowOverlap="1" wp14:anchorId="03159B96" wp14:editId="714AE228">
            <wp:simplePos x="0" y="0"/>
            <wp:positionH relativeFrom="margin">
              <wp:align>right</wp:align>
            </wp:positionH>
            <wp:positionV relativeFrom="paragraph">
              <wp:posOffset>272880</wp:posOffset>
            </wp:positionV>
            <wp:extent cx="5398770" cy="2583815"/>
            <wp:effectExtent l="0" t="0" r="0" b="6985"/>
            <wp:wrapTight wrapText="bothSides">
              <wp:wrapPolygon edited="0">
                <wp:start x="0" y="0"/>
                <wp:lineTo x="0" y="21499"/>
                <wp:lineTo x="21493" y="21499"/>
                <wp:lineTo x="21493" y="0"/>
                <wp:lineTo x="0" y="0"/>
              </wp:wrapPolygon>
            </wp:wrapTight>
            <wp:docPr id="513279350"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79350" name="Imagem 513279350"/>
                    <pic:cNvPicPr/>
                  </pic:nvPicPr>
                  <pic:blipFill rotWithShape="1">
                    <a:blip r:embed="rId21" cstate="print">
                      <a:extLst>
                        <a:ext uri="{28A0092B-C50C-407E-A947-70E740481C1C}">
                          <a14:useLocalDpi xmlns:a14="http://schemas.microsoft.com/office/drawing/2010/main" val="0"/>
                        </a:ext>
                      </a:extLst>
                    </a:blip>
                    <a:srcRect t="11378" b="3537"/>
                    <a:stretch>
                      <a:fillRect/>
                    </a:stretch>
                  </pic:blipFill>
                  <pic:spPr bwMode="auto">
                    <a:xfrm>
                      <a:off x="0" y="0"/>
                      <a:ext cx="5398770" cy="25838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73600" behindDoc="1" locked="0" layoutInCell="1" allowOverlap="1" wp14:anchorId="509AF9DD" wp14:editId="5B0EF722">
                <wp:simplePos x="0" y="0"/>
                <wp:positionH relativeFrom="margin">
                  <wp:align>center</wp:align>
                </wp:positionH>
                <wp:positionV relativeFrom="paragraph">
                  <wp:posOffset>35345</wp:posOffset>
                </wp:positionV>
                <wp:extent cx="2051685" cy="186690"/>
                <wp:effectExtent l="0" t="0" r="5715" b="3810"/>
                <wp:wrapTight wrapText="bothSides">
                  <wp:wrapPolygon edited="0">
                    <wp:start x="0" y="0"/>
                    <wp:lineTo x="0" y="19837"/>
                    <wp:lineTo x="21460" y="19837"/>
                    <wp:lineTo x="21460" y="0"/>
                    <wp:lineTo x="0" y="0"/>
                  </wp:wrapPolygon>
                </wp:wrapTight>
                <wp:docPr id="5843283" name="Caixa de texto 1"/>
                <wp:cNvGraphicFramePr/>
                <a:graphic xmlns:a="http://schemas.openxmlformats.org/drawingml/2006/main">
                  <a:graphicData uri="http://schemas.microsoft.com/office/word/2010/wordprocessingShape">
                    <wps:wsp>
                      <wps:cNvSpPr txBox="1"/>
                      <wps:spPr>
                        <a:xfrm>
                          <a:off x="0" y="0"/>
                          <a:ext cx="2051685" cy="186690"/>
                        </a:xfrm>
                        <a:prstGeom prst="rect">
                          <a:avLst/>
                        </a:prstGeom>
                        <a:solidFill>
                          <a:prstClr val="white"/>
                        </a:solidFill>
                        <a:ln>
                          <a:noFill/>
                        </a:ln>
                      </wps:spPr>
                      <wps:txbx>
                        <w:txbxContent>
                          <w:p w14:paraId="539D3D05" w14:textId="55575312" w:rsidR="004B7A71" w:rsidRPr="00EA058B" w:rsidRDefault="004B7A71" w:rsidP="004B7A71">
                            <w:pPr>
                              <w:pStyle w:val="Legenda"/>
                              <w:rPr>
                                <w:rFonts w:ascii="Times New Roman" w:hAnsi="Times New Roman" w:cs="Times New Roman"/>
                                <w:b/>
                                <w:bCs/>
                                <w:noProof/>
                              </w:rPr>
                            </w:pPr>
                            <w:bookmarkStart w:id="300" w:name="_Toc232525366"/>
                            <w:r>
                              <w:t xml:space="preserve">Figura </w:t>
                            </w:r>
                            <w:r>
                              <w:fldChar w:fldCharType="begin"/>
                            </w:r>
                            <w:r>
                              <w:instrText xml:space="preserve"> SEQ Figura \* ARABIC </w:instrText>
                            </w:r>
                            <w:r>
                              <w:fldChar w:fldCharType="separate"/>
                            </w:r>
                            <w:r>
                              <w:rPr>
                                <w:noProof/>
                              </w:rPr>
                              <w:t>13</w:t>
                            </w:r>
                            <w:r>
                              <w:fldChar w:fldCharType="end"/>
                            </w:r>
                            <w:r>
                              <w:t>-demonstração sobre kixicrédito.</w:t>
                            </w:r>
                            <w:bookmarkEnd w:id="30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AF9DD" id="_x0000_s1027" type="#_x0000_t202" style="position:absolute;left:0;text-align:left;margin-left:0;margin-top:2.8pt;width:161.55pt;height:14.7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" stroked="f">
                <v:textbox inset="0,0,0,0">
                  <w:txbxContent>
                    <w:p w14:paraId="539D3D05" w14:textId="55575312" w:rsidR="004B7A71" w:rsidRPr="00EA058B" w:rsidRDefault="004B7A71" w:rsidP="004B7A71">
                      <w:pPr>
                        <w:pStyle w:val="Legenda"/>
                        <w:rPr>
                          <w:rFonts w:ascii="Times New Roman" w:hAnsi="Times New Roman" w:cs="Times New Roman"/>
                          <w:b/>
                          <w:bCs/>
                          <w:noProof/>
                        </w:rPr>
                      </w:pPr>
                      <w:bookmarkStart w:id="301" w:name="_Toc232525366"/>
                      <w:r>
                        <w:t xml:space="preserve">Figura </w:t>
                      </w:r>
                      <w:r>
                        <w:fldChar w:fldCharType="begin"/>
                      </w:r>
                      <w:r>
                        <w:instrText xml:space="preserve"> SEQ Figura \* ARABIC </w:instrText>
                      </w:r>
                      <w:r>
                        <w:fldChar w:fldCharType="separate"/>
                      </w:r>
                      <w:r>
                        <w:rPr>
                          <w:noProof/>
                        </w:rPr>
                        <w:t>13</w:t>
                      </w:r>
                      <w:r>
                        <w:fldChar w:fldCharType="end"/>
                      </w:r>
                      <w:r>
                        <w:t>-demonstração sobre kixicrédito.</w:t>
                      </w:r>
                      <w:bookmarkEnd w:id="301"/>
                    </w:p>
                  </w:txbxContent>
                </v:textbox>
                <w10:wrap type="tight" anchorx="margin"/>
              </v:shape>
            </w:pict>
          </mc:Fallback>
        </mc:AlternateContent>
      </w:r>
    </w:p>
    <w:p w14:paraId="4C669DE6" w14:textId="1B15F9E5" w:rsidR="004B7A71" w:rsidRPr="004B7A71" w:rsidRDefault="004B7A71" w:rsidP="00636725">
      <w:pPr>
        <w:spacing w:line="360" w:lineRule="auto"/>
        <w:ind w:firstLine="426"/>
        <w:jc w:val="center"/>
        <w:rPr>
          <w:rFonts w:ascii="Times New Roman" w:hAnsi="Times New Roman" w:cs="Times New Roman"/>
          <w:b/>
          <w:bCs/>
          <w:sz w:val="20"/>
          <w:szCs w:val="20"/>
          <w:lang w:eastAsia="pt-PT"/>
        </w:rPr>
      </w:pPr>
      <w:sdt>
        <w:sdtPr>
          <w:rPr>
            <w:rFonts w:ascii="Times New Roman" w:hAnsi="Times New Roman" w:cs="Times New Roman"/>
            <w:b/>
            <w:bCs/>
            <w:sz w:val="20"/>
            <w:szCs w:val="20"/>
            <w:lang w:eastAsia="pt-PT"/>
          </w:rPr>
          <w:id w:val="-1361965578"/>
          <w:citation/>
        </w:sdtPr>
        <w:sdtContent>
          <w:r w:rsidRPr="004B7A71">
            <w:rPr>
              <w:rFonts w:ascii="Times New Roman" w:hAnsi="Times New Roman" w:cs="Times New Roman"/>
              <w:b/>
              <w:bCs/>
              <w:sz w:val="20"/>
              <w:szCs w:val="20"/>
              <w:lang w:eastAsia="pt-PT"/>
            </w:rPr>
            <w:fldChar w:fldCharType="begin"/>
          </w:r>
          <w:r w:rsidRPr="004B7A71">
            <w:rPr>
              <w:rFonts w:ascii="Times New Roman" w:hAnsi="Times New Roman" w:cs="Times New Roman"/>
              <w:b/>
              <w:bCs/>
              <w:sz w:val="20"/>
              <w:szCs w:val="20"/>
              <w:lang w:eastAsia="pt-PT"/>
            </w:rPr>
            <w:instrText xml:space="preserve"> CITATION Fon1 \l 2070 </w:instrText>
          </w:r>
          <w:r w:rsidRPr="004B7A71">
            <w:rPr>
              <w:rFonts w:ascii="Times New Roman" w:hAnsi="Times New Roman" w:cs="Times New Roman"/>
              <w:b/>
              <w:bCs/>
              <w:sz w:val="20"/>
              <w:szCs w:val="20"/>
              <w:lang w:eastAsia="pt-PT"/>
            </w:rPr>
            <w:fldChar w:fldCharType="separate"/>
          </w:r>
          <w:r w:rsidRPr="004B7A71">
            <w:rPr>
              <w:rFonts w:ascii="Times New Roman" w:hAnsi="Times New Roman" w:cs="Times New Roman"/>
              <w:noProof/>
              <w:sz w:val="20"/>
              <w:szCs w:val="20"/>
              <w:lang w:eastAsia="pt-PT"/>
            </w:rPr>
            <w:t>(Fonte: Elaborado pelo autor (2026).)</w:t>
          </w:r>
          <w:r w:rsidRPr="004B7A71">
            <w:rPr>
              <w:rFonts w:ascii="Times New Roman" w:hAnsi="Times New Roman" w:cs="Times New Roman"/>
              <w:b/>
              <w:bCs/>
              <w:sz w:val="20"/>
              <w:szCs w:val="20"/>
              <w:lang w:eastAsia="pt-PT"/>
            </w:rPr>
            <w:fldChar w:fldCharType="end"/>
          </w:r>
        </w:sdtContent>
      </w:sdt>
    </w:p>
    <w:p w14:paraId="2CB9336D" w14:textId="77777777" w:rsidR="004B7A71" w:rsidRDefault="004B7A71" w:rsidP="00636725">
      <w:pPr>
        <w:spacing w:line="360" w:lineRule="auto"/>
        <w:ind w:firstLine="426"/>
        <w:jc w:val="center"/>
        <w:rPr>
          <w:rFonts w:ascii="Times New Roman" w:hAnsi="Times New Roman" w:cs="Times New Roman"/>
          <w:b/>
          <w:bCs/>
          <w:lang w:eastAsia="pt-PT"/>
        </w:rPr>
      </w:pPr>
    </w:p>
    <w:p w14:paraId="4DABC2EE" w14:textId="77777777" w:rsidR="004B7A71" w:rsidRDefault="004B7A71" w:rsidP="00636725">
      <w:pPr>
        <w:spacing w:line="360" w:lineRule="auto"/>
        <w:ind w:firstLine="426"/>
        <w:jc w:val="center"/>
        <w:rPr>
          <w:rFonts w:ascii="Times New Roman" w:hAnsi="Times New Roman" w:cs="Times New Roman"/>
          <w:b/>
          <w:bCs/>
          <w:lang w:eastAsia="pt-PT"/>
        </w:rPr>
      </w:pPr>
    </w:p>
    <w:p w14:paraId="5A2A95AE" w14:textId="77777777" w:rsidR="004B7A71" w:rsidRDefault="004B7A71" w:rsidP="004B7A71">
      <w:pPr>
        <w:spacing w:line="360" w:lineRule="auto"/>
        <w:rPr>
          <w:rFonts w:ascii="Times New Roman" w:hAnsi="Times New Roman" w:cs="Times New Roman"/>
          <w:b/>
          <w:bCs/>
          <w:lang w:eastAsia="pt-PT"/>
        </w:rPr>
      </w:pPr>
    </w:p>
    <w:p w14:paraId="39348FBE" w14:textId="56082EFC" w:rsidR="004810E0" w:rsidRDefault="00D456B0" w:rsidP="00636725">
      <w:pPr>
        <w:pStyle w:val="Ttulo1"/>
        <w:spacing w:line="360" w:lineRule="auto"/>
        <w:rPr>
          <w:sz w:val="32"/>
          <w:szCs w:val="32"/>
          <w:lang w:eastAsia="pt-PT"/>
        </w:rPr>
      </w:pPr>
      <w:bookmarkStart w:id="302" w:name="_Toc232526546"/>
      <w:r w:rsidRPr="00D456B0">
        <w:rPr>
          <w:sz w:val="32"/>
          <w:szCs w:val="32"/>
          <w:lang w:eastAsia="pt-PT"/>
        </w:rPr>
        <w:lastRenderedPageBreak/>
        <w:t>CAPÍTULO 5-TESTES E RESULTADOS NO SISTEMA</w:t>
      </w:r>
      <w:bookmarkEnd w:id="302"/>
    </w:p>
    <w:p w14:paraId="1579C46C" w14:textId="3F1ED7A8" w:rsidR="00120A7A" w:rsidRPr="00660ECA" w:rsidRDefault="00120A7A" w:rsidP="00636725">
      <w:pPr>
        <w:spacing w:line="360" w:lineRule="auto"/>
        <w:rPr>
          <w:rFonts w:ascii="Times New Roman" w:hAnsi="Times New Roman" w:cs="Times New Roman"/>
          <w:lang w:eastAsia="pt-PT"/>
        </w:rPr>
      </w:pPr>
      <w:r w:rsidRPr="00660ECA">
        <w:rPr>
          <w:rFonts w:ascii="Times New Roman" w:hAnsi="Times New Roman" w:cs="Times New Roman"/>
          <w:lang w:eastAsia="pt-PT"/>
        </w:rPr>
        <w:t>Neste capítulo demonstras que o sistema foi testado e funcionou corretamente:</w:t>
      </w:r>
    </w:p>
    <w:tbl>
      <w:tblPr>
        <w:tblW w:w="0" w:type="auto"/>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608"/>
      </w:tblGrid>
      <w:tr w:rsidR="00D456B0" w:rsidRPr="00660ECA" w14:paraId="50F59D99" w14:textId="77777777" w:rsidTr="00120A7A">
        <w:tblPrEx>
          <w:tblCellMar>
            <w:top w:w="0" w:type="dxa"/>
            <w:bottom w:w="0" w:type="dxa"/>
          </w:tblCellMar>
        </w:tblPrEx>
        <w:trPr>
          <w:trHeight w:val="1696"/>
        </w:trPr>
        <w:tc>
          <w:tcPr>
            <w:tcW w:w="7608" w:type="dxa"/>
          </w:tcPr>
          <w:p w14:paraId="6198E6DE" w14:textId="3D311419" w:rsidR="00120A7A" w:rsidRPr="00660ECA" w:rsidRDefault="00D456B0" w:rsidP="00636725">
            <w:pPr>
              <w:spacing w:before="240" w:line="360" w:lineRule="auto"/>
              <w:rPr>
                <w:rFonts w:ascii="Times New Roman" w:hAnsi="Times New Roman" w:cs="Times New Roman"/>
                <w:b/>
                <w:bCs/>
              </w:rPr>
            </w:pPr>
            <w:r w:rsidRPr="00660ECA">
              <w:rPr>
                <w:rFonts w:ascii="Times New Roman" w:hAnsi="Times New Roman" w:cs="Times New Roman"/>
                <w:b/>
                <w:bCs/>
              </w:rPr>
              <w:t>Caso de Teste</w:t>
            </w:r>
            <w:r w:rsidR="00120A7A" w:rsidRPr="00660ECA">
              <w:rPr>
                <w:rFonts w:ascii="Times New Roman" w:hAnsi="Times New Roman" w:cs="Times New Roman"/>
                <w:b/>
                <w:bCs/>
              </w:rPr>
              <w:t xml:space="preserve">                   </w:t>
            </w:r>
            <w:r w:rsidR="00120A7A" w:rsidRPr="00660ECA">
              <w:rPr>
                <w:rFonts w:ascii="Times New Roman" w:eastAsia="Times New Roman" w:hAnsi="Times New Roman" w:cs="Times New Roman"/>
                <w:b/>
                <w:bCs/>
                <w:kern w:val="0"/>
                <w:lang w:eastAsia="pt-PT"/>
                <w14:ligatures w14:val="none"/>
              </w:rPr>
              <w:t>Objetivo</w:t>
            </w:r>
            <w:r w:rsidR="00120A7A" w:rsidRPr="00660ECA">
              <w:rPr>
                <w:rFonts w:ascii="Times New Roman" w:eastAsia="Times New Roman" w:hAnsi="Times New Roman" w:cs="Times New Roman"/>
                <w:b/>
                <w:bCs/>
                <w:kern w:val="0"/>
                <w:lang w:eastAsia="pt-PT"/>
                <w14:ligatures w14:val="none"/>
              </w:rPr>
              <w:t xml:space="preserve">            </w:t>
            </w:r>
            <w:r w:rsidR="00120A7A" w:rsidRPr="00660ECA">
              <w:rPr>
                <w:rFonts w:ascii="Times New Roman" w:eastAsia="Times New Roman" w:hAnsi="Times New Roman" w:cs="Times New Roman"/>
                <w:b/>
                <w:bCs/>
                <w:kern w:val="0"/>
                <w:lang w:eastAsia="pt-PT"/>
                <w14:ligatures w14:val="none"/>
              </w:rPr>
              <w:t>Resultado Esperado</w:t>
            </w:r>
            <w:r w:rsidR="00120A7A" w:rsidRPr="00660ECA">
              <w:rPr>
                <w:rFonts w:ascii="Times New Roman" w:eastAsia="Times New Roman" w:hAnsi="Times New Roman" w:cs="Times New Roman"/>
                <w:b/>
                <w:bCs/>
                <w:kern w:val="0"/>
                <w:lang w:eastAsia="pt-PT"/>
                <w14:ligatures w14:val="none"/>
              </w:rPr>
              <w:t xml:space="preserve">   </w:t>
            </w:r>
            <w:r w:rsidR="00120A7A" w:rsidRPr="00660ECA">
              <w:rPr>
                <w:rFonts w:ascii="Times New Roman" w:eastAsia="Times New Roman" w:hAnsi="Times New Roman" w:cs="Times New Roman"/>
                <w:b/>
                <w:bCs/>
                <w:kern w:val="0"/>
                <w:lang w:eastAsia="pt-PT"/>
                <w14:ligatures w14:val="none"/>
              </w:rPr>
              <w:t>Resultado</w:t>
            </w:r>
          </w:p>
          <w:tbl>
            <w:tblPr>
              <w:tblW w:w="7376" w:type="dxa"/>
              <w:tblCellSpacing w:w="15" w:type="dxa"/>
              <w:tblCellMar>
                <w:top w:w="15" w:type="dxa"/>
                <w:left w:w="15" w:type="dxa"/>
                <w:bottom w:w="15" w:type="dxa"/>
                <w:right w:w="15" w:type="dxa"/>
              </w:tblCellMar>
              <w:tblLook w:val="04A0" w:firstRow="1" w:lastRow="0" w:firstColumn="1" w:lastColumn="0" w:noHBand="0" w:noVBand="1"/>
            </w:tblPr>
            <w:tblGrid>
              <w:gridCol w:w="1480"/>
              <w:gridCol w:w="2379"/>
              <w:gridCol w:w="2492"/>
              <w:gridCol w:w="1025"/>
            </w:tblGrid>
            <w:tr w:rsidR="00120A7A" w:rsidRPr="00660ECA" w14:paraId="6502EAE4" w14:textId="77777777" w:rsidTr="00120A7A">
              <w:trPr>
                <w:trHeight w:val="586"/>
                <w:tblHeader/>
                <w:tblCellSpacing w:w="15" w:type="dxa"/>
              </w:trPr>
              <w:tc>
                <w:tcPr>
                  <w:tcW w:w="0" w:type="auto"/>
                  <w:vAlign w:val="center"/>
                  <w:hideMark/>
                </w:tcPr>
                <w:p w14:paraId="41DDBBC6" w14:textId="7085315F" w:rsidR="00120A7A" w:rsidRPr="00660ECA" w:rsidRDefault="00120A7A" w:rsidP="00636725">
                  <w:pPr>
                    <w:spacing w:after="0" w:line="360" w:lineRule="auto"/>
                    <w:rPr>
                      <w:rFonts w:ascii="Times New Roman" w:eastAsia="Times New Roman" w:hAnsi="Times New Roman" w:cs="Times New Roman"/>
                      <w:b/>
                      <w:bCs/>
                      <w:kern w:val="0"/>
                      <w:lang w:eastAsia="pt-PT"/>
                      <w14:ligatures w14:val="none"/>
                    </w:rPr>
                  </w:pPr>
                  <w:r w:rsidRPr="00660ECA">
                    <w:rPr>
                      <w:rFonts w:ascii="Times New Roman" w:eastAsia="Times New Roman" w:hAnsi="Times New Roman" w:cs="Times New Roman"/>
                      <w:kern w:val="0"/>
                      <w:lang w:eastAsia="pt-PT"/>
                      <w14:ligatures w14:val="none"/>
                    </w:rPr>
                    <w:t>Login válido</w:t>
                  </w:r>
                </w:p>
              </w:tc>
              <w:tc>
                <w:tcPr>
                  <w:tcW w:w="0" w:type="auto"/>
                  <w:vAlign w:val="center"/>
                  <w:hideMark/>
                </w:tcPr>
                <w:p w14:paraId="72796EB2" w14:textId="2A424CE0" w:rsidR="00120A7A" w:rsidRPr="00660ECA" w:rsidRDefault="00120A7A" w:rsidP="00636725">
                  <w:pPr>
                    <w:spacing w:after="0" w:line="360" w:lineRule="auto"/>
                    <w:rPr>
                      <w:rFonts w:ascii="Times New Roman" w:eastAsia="Times New Roman" w:hAnsi="Times New Roman" w:cs="Times New Roman"/>
                      <w:b/>
                      <w:bCs/>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00600E4C"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Entrar no sistema</w:t>
                  </w:r>
                </w:p>
              </w:tc>
              <w:tc>
                <w:tcPr>
                  <w:tcW w:w="0" w:type="auto"/>
                  <w:vAlign w:val="center"/>
                  <w:hideMark/>
                </w:tcPr>
                <w:p w14:paraId="3798A5B7" w14:textId="5DF8C900" w:rsidR="00120A7A" w:rsidRPr="00660ECA" w:rsidRDefault="00120A7A" w:rsidP="00636725">
                  <w:pPr>
                    <w:spacing w:after="0" w:line="360" w:lineRule="auto"/>
                    <w:rPr>
                      <w:rFonts w:ascii="Times New Roman" w:eastAsia="Times New Roman" w:hAnsi="Times New Roman" w:cs="Times New Roman"/>
                      <w:b/>
                      <w:bCs/>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Acesso ao Dashboard</w:t>
                  </w:r>
                </w:p>
              </w:tc>
              <w:tc>
                <w:tcPr>
                  <w:tcW w:w="0" w:type="auto"/>
                  <w:vAlign w:val="center"/>
                  <w:hideMark/>
                </w:tcPr>
                <w:p w14:paraId="761A2B7A" w14:textId="3CCEA0BA" w:rsidR="00120A7A" w:rsidRPr="00660ECA" w:rsidRDefault="00120A7A" w:rsidP="00636725">
                  <w:pPr>
                    <w:spacing w:after="0" w:line="360" w:lineRule="auto"/>
                    <w:rPr>
                      <w:rFonts w:ascii="Times New Roman" w:eastAsia="Times New Roman" w:hAnsi="Times New Roman" w:cs="Times New Roman"/>
                      <w:b/>
                      <w:bCs/>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Sucesso</w:t>
                  </w:r>
                </w:p>
              </w:tc>
            </w:tr>
          </w:tbl>
          <w:p w14:paraId="412559DF" w14:textId="7E8C25F3" w:rsidR="00120A7A" w:rsidRPr="00660ECA" w:rsidRDefault="00120A7A" w:rsidP="00636725">
            <w:pPr>
              <w:spacing w:before="240" w:line="360" w:lineRule="auto"/>
              <w:rPr>
                <w:rFonts w:ascii="Times New Roman" w:hAnsi="Times New Roman" w:cs="Times New Roman"/>
                <w:b/>
                <w:bCs/>
              </w:rPr>
            </w:pPr>
          </w:p>
        </w:tc>
      </w:tr>
      <w:tr w:rsidR="00D456B0" w:rsidRPr="00660ECA" w14:paraId="76C13711" w14:textId="77777777" w:rsidTr="00D456B0">
        <w:tblPrEx>
          <w:tblCellMar>
            <w:top w:w="0" w:type="dxa"/>
            <w:bottom w:w="0" w:type="dxa"/>
          </w:tblCellMar>
        </w:tblPrEx>
        <w:trPr>
          <w:trHeight w:val="783"/>
        </w:trPr>
        <w:tc>
          <w:tcPr>
            <w:tcW w:w="76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107"/>
              <w:gridCol w:w="2146"/>
              <w:gridCol w:w="1569"/>
            </w:tblGrid>
            <w:tr w:rsidR="00120A7A" w:rsidRPr="00660ECA" w14:paraId="0E59E8C1" w14:textId="77777777" w:rsidTr="00AA58ED">
              <w:trPr>
                <w:tblCellSpacing w:w="15" w:type="dxa"/>
              </w:trPr>
              <w:tc>
                <w:tcPr>
                  <w:tcW w:w="0" w:type="auto"/>
                  <w:vAlign w:val="center"/>
                  <w:hideMark/>
                </w:tcPr>
                <w:p w14:paraId="41722ADD" w14:textId="77777777"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Login inválido</w:t>
                  </w:r>
                </w:p>
              </w:tc>
              <w:tc>
                <w:tcPr>
                  <w:tcW w:w="0" w:type="auto"/>
                  <w:vAlign w:val="center"/>
                  <w:hideMark/>
                </w:tcPr>
                <w:p w14:paraId="53E3381A" w14:textId="3D38BC93"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Impedir acesso</w:t>
                  </w:r>
                </w:p>
              </w:tc>
              <w:tc>
                <w:tcPr>
                  <w:tcW w:w="0" w:type="auto"/>
                  <w:vAlign w:val="center"/>
                  <w:hideMark/>
                </w:tcPr>
                <w:p w14:paraId="4EEC12CA" w14:textId="57704F11"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00636725">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Mensagem de erro</w:t>
                  </w:r>
                </w:p>
              </w:tc>
              <w:tc>
                <w:tcPr>
                  <w:tcW w:w="0" w:type="auto"/>
                  <w:vAlign w:val="center"/>
                  <w:hideMark/>
                </w:tcPr>
                <w:p w14:paraId="5199A4F3" w14:textId="6125E63E"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00600E4C"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Sucesso</w:t>
                  </w:r>
                </w:p>
              </w:tc>
            </w:tr>
          </w:tbl>
          <w:p w14:paraId="4EA6F992" w14:textId="77777777" w:rsidR="00D456B0" w:rsidRPr="00660ECA" w:rsidRDefault="00D456B0" w:rsidP="00636725">
            <w:pPr>
              <w:spacing w:line="360" w:lineRule="auto"/>
              <w:rPr>
                <w:rFonts w:ascii="Times New Roman" w:hAnsi="Times New Roman" w:cs="Times New Roman"/>
                <w:lang w:eastAsia="pt-PT"/>
              </w:rPr>
            </w:pPr>
          </w:p>
        </w:tc>
      </w:tr>
      <w:tr w:rsidR="00D456B0" w:rsidRPr="00660ECA" w14:paraId="48083692" w14:textId="77777777" w:rsidTr="00D456B0">
        <w:tblPrEx>
          <w:tblCellMar>
            <w:top w:w="0" w:type="dxa"/>
            <w:bottom w:w="0" w:type="dxa"/>
          </w:tblCellMar>
        </w:tblPrEx>
        <w:trPr>
          <w:trHeight w:val="862"/>
        </w:trPr>
        <w:tc>
          <w:tcPr>
            <w:tcW w:w="76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800"/>
              <w:gridCol w:w="2007"/>
              <w:gridCol w:w="1569"/>
            </w:tblGrid>
            <w:tr w:rsidR="00120A7A" w:rsidRPr="00660ECA" w14:paraId="6FB4FB7F" w14:textId="77777777" w:rsidTr="00AA58ED">
              <w:trPr>
                <w:tblCellSpacing w:w="15" w:type="dxa"/>
              </w:trPr>
              <w:tc>
                <w:tcPr>
                  <w:tcW w:w="0" w:type="auto"/>
                  <w:vAlign w:val="center"/>
                  <w:hideMark/>
                </w:tcPr>
                <w:p w14:paraId="32B73D67" w14:textId="77777777"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Cadastro de Cliente</w:t>
                  </w:r>
                </w:p>
              </w:tc>
              <w:tc>
                <w:tcPr>
                  <w:tcW w:w="0" w:type="auto"/>
                  <w:vAlign w:val="center"/>
                  <w:hideMark/>
                </w:tcPr>
                <w:p w14:paraId="3ABB6239" w14:textId="4C8BF24F"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Registar </w:t>
                  </w:r>
                  <w:r w:rsidRPr="00660ECA">
                    <w:rPr>
                      <w:rFonts w:ascii="Times New Roman" w:eastAsia="Times New Roman" w:hAnsi="Times New Roman" w:cs="Times New Roman"/>
                      <w:kern w:val="0"/>
                      <w:lang w:eastAsia="pt-PT"/>
                      <w14:ligatures w14:val="none"/>
                    </w:rPr>
                    <w:t>client</w:t>
                  </w:r>
                  <w:r w:rsidRPr="00660ECA">
                    <w:rPr>
                      <w:rFonts w:ascii="Times New Roman" w:eastAsia="Times New Roman" w:hAnsi="Times New Roman" w:cs="Times New Roman"/>
                      <w:kern w:val="0"/>
                      <w:lang w:eastAsia="pt-PT"/>
                      <w14:ligatures w14:val="none"/>
                    </w:rPr>
                    <w:t>e</w:t>
                  </w:r>
                </w:p>
              </w:tc>
              <w:tc>
                <w:tcPr>
                  <w:tcW w:w="0" w:type="auto"/>
                  <w:vAlign w:val="center"/>
                  <w:hideMark/>
                </w:tcPr>
                <w:p w14:paraId="41B3FB53" w14:textId="0A961C9D"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Cliente guardado</w:t>
                  </w:r>
                </w:p>
              </w:tc>
              <w:tc>
                <w:tcPr>
                  <w:tcW w:w="0" w:type="auto"/>
                  <w:vAlign w:val="center"/>
                  <w:hideMark/>
                </w:tcPr>
                <w:p w14:paraId="30BD7818" w14:textId="3B41E269"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00636725">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Sucesso</w:t>
                  </w:r>
                </w:p>
              </w:tc>
            </w:tr>
          </w:tbl>
          <w:p w14:paraId="637985A0" w14:textId="77777777" w:rsidR="00D456B0" w:rsidRPr="00660ECA" w:rsidRDefault="00D456B0" w:rsidP="00636725">
            <w:pPr>
              <w:spacing w:line="360" w:lineRule="auto"/>
              <w:rPr>
                <w:rFonts w:ascii="Times New Roman" w:hAnsi="Times New Roman" w:cs="Times New Roman"/>
                <w:lang w:eastAsia="pt-PT"/>
              </w:rPr>
            </w:pPr>
          </w:p>
        </w:tc>
      </w:tr>
      <w:tr w:rsidR="00D456B0" w:rsidRPr="00660ECA" w14:paraId="2DD98C13" w14:textId="77777777" w:rsidTr="00D456B0">
        <w:tblPrEx>
          <w:tblCellMar>
            <w:top w:w="0" w:type="dxa"/>
            <w:bottom w:w="0" w:type="dxa"/>
          </w:tblCellMar>
        </w:tblPrEx>
        <w:trPr>
          <w:trHeight w:val="850"/>
        </w:trPr>
        <w:tc>
          <w:tcPr>
            <w:tcW w:w="76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033"/>
              <w:gridCol w:w="2165"/>
              <w:gridCol w:w="849"/>
            </w:tblGrid>
            <w:tr w:rsidR="00120A7A" w:rsidRPr="00660ECA" w14:paraId="3AA82314" w14:textId="77777777" w:rsidTr="00AA58ED">
              <w:trPr>
                <w:tblCellSpacing w:w="15" w:type="dxa"/>
              </w:trPr>
              <w:tc>
                <w:tcPr>
                  <w:tcW w:w="0" w:type="auto"/>
                  <w:vAlign w:val="center"/>
                  <w:hideMark/>
                </w:tcPr>
                <w:p w14:paraId="517CB121" w14:textId="251E9992"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Cadastro de</w:t>
                  </w:r>
                  <w:r w:rsidR="00600E4C"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Empréstimo</w:t>
                  </w:r>
                </w:p>
              </w:tc>
              <w:tc>
                <w:tcPr>
                  <w:tcW w:w="0" w:type="auto"/>
                  <w:vAlign w:val="center"/>
                  <w:hideMark/>
                </w:tcPr>
                <w:p w14:paraId="37A4171B" w14:textId="77777777"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Registar empréstimo</w:t>
                  </w:r>
                </w:p>
              </w:tc>
              <w:tc>
                <w:tcPr>
                  <w:tcW w:w="0" w:type="auto"/>
                  <w:vAlign w:val="center"/>
                  <w:hideMark/>
                </w:tcPr>
                <w:p w14:paraId="2D1731AA" w14:textId="576BEE94"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Empréstimo guardad</w:t>
                  </w:r>
                  <w:r w:rsidRPr="00660ECA">
                    <w:rPr>
                      <w:rFonts w:ascii="Times New Roman" w:eastAsia="Times New Roman" w:hAnsi="Times New Roman" w:cs="Times New Roman"/>
                      <w:kern w:val="0"/>
                      <w:lang w:eastAsia="pt-PT"/>
                      <w14:ligatures w14:val="none"/>
                    </w:rPr>
                    <w:t>o</w:t>
                  </w:r>
                </w:p>
              </w:tc>
              <w:tc>
                <w:tcPr>
                  <w:tcW w:w="0" w:type="auto"/>
                  <w:vAlign w:val="center"/>
                  <w:hideMark/>
                </w:tcPr>
                <w:p w14:paraId="6DD90BD7" w14:textId="77777777" w:rsidR="00120A7A" w:rsidRPr="00660ECA" w:rsidRDefault="00120A7A" w:rsidP="00636725">
                  <w:pPr>
                    <w:spacing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Sucesso</w:t>
                  </w:r>
                </w:p>
              </w:tc>
            </w:tr>
          </w:tbl>
          <w:p w14:paraId="0970221E" w14:textId="77777777" w:rsidR="00D456B0" w:rsidRPr="00660ECA" w:rsidRDefault="00D456B0" w:rsidP="00636725">
            <w:pPr>
              <w:spacing w:line="360" w:lineRule="auto"/>
              <w:rPr>
                <w:rFonts w:ascii="Times New Roman" w:hAnsi="Times New Roman" w:cs="Times New Roman"/>
                <w:lang w:eastAsia="pt-PT"/>
              </w:rPr>
            </w:pPr>
          </w:p>
        </w:tc>
      </w:tr>
      <w:tr w:rsidR="00D456B0" w:rsidRPr="00660ECA" w14:paraId="5706B8AA" w14:textId="77777777" w:rsidTr="00120A7A">
        <w:tblPrEx>
          <w:tblCellMar>
            <w:top w:w="0" w:type="dxa"/>
            <w:bottom w:w="0" w:type="dxa"/>
          </w:tblCellMar>
        </w:tblPrEx>
        <w:trPr>
          <w:trHeight w:val="727"/>
        </w:trPr>
        <w:tc>
          <w:tcPr>
            <w:tcW w:w="76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2013"/>
              <w:gridCol w:w="2100"/>
              <w:gridCol w:w="2109"/>
            </w:tblGrid>
            <w:tr w:rsidR="00120A7A" w:rsidRPr="00660ECA" w14:paraId="28362222" w14:textId="77777777" w:rsidTr="00AA58ED">
              <w:trPr>
                <w:tblCellSpacing w:w="15" w:type="dxa"/>
              </w:trPr>
              <w:tc>
                <w:tcPr>
                  <w:tcW w:w="0" w:type="auto"/>
                  <w:vAlign w:val="center"/>
                  <w:hideMark/>
                </w:tcPr>
                <w:p w14:paraId="599ABC45" w14:textId="77777777"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Registo de </w:t>
                  </w:r>
                </w:p>
                <w:p w14:paraId="16E2D41D" w14:textId="1D442060"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Reembolso</w:t>
                  </w:r>
                </w:p>
              </w:tc>
              <w:tc>
                <w:tcPr>
                  <w:tcW w:w="0" w:type="auto"/>
                  <w:vAlign w:val="center"/>
                  <w:hideMark/>
                </w:tcPr>
                <w:p w14:paraId="3FCED8E7" w14:textId="1EEF7E2F"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Guardar </w:t>
                  </w:r>
                </w:p>
                <w:p w14:paraId="16F02D03" w14:textId="54E3E05E"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pagamento</w:t>
                  </w:r>
                </w:p>
              </w:tc>
              <w:tc>
                <w:tcPr>
                  <w:tcW w:w="0" w:type="auto"/>
                  <w:vAlign w:val="center"/>
                  <w:hideMark/>
                </w:tcPr>
                <w:p w14:paraId="776FC6B1" w14:textId="03164EDF"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 xml:space="preserve">Reembolso </w:t>
                  </w:r>
                </w:p>
                <w:p w14:paraId="16FB82B7" w14:textId="2EEFB072"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registado</w:t>
                  </w:r>
                </w:p>
              </w:tc>
              <w:tc>
                <w:tcPr>
                  <w:tcW w:w="0" w:type="auto"/>
                  <w:vAlign w:val="center"/>
                  <w:hideMark/>
                </w:tcPr>
                <w:p w14:paraId="49D269EA" w14:textId="7C7208B1" w:rsidR="00120A7A" w:rsidRPr="00660ECA" w:rsidRDefault="00120A7A" w:rsidP="00636725">
                  <w:pPr>
                    <w:spacing w:before="240" w:after="0" w:line="360" w:lineRule="auto"/>
                    <w:rPr>
                      <w:rFonts w:ascii="Times New Roman" w:eastAsia="Times New Roman" w:hAnsi="Times New Roman" w:cs="Times New Roman"/>
                      <w:kern w:val="0"/>
                      <w:lang w:eastAsia="pt-PT"/>
                      <w14:ligatures w14:val="none"/>
                    </w:rPr>
                  </w:pPr>
                  <w:r w:rsidRPr="00660ECA">
                    <w:rPr>
                      <w:rFonts w:ascii="Times New Roman" w:eastAsia="Times New Roman" w:hAnsi="Times New Roman" w:cs="Times New Roman"/>
                      <w:kern w:val="0"/>
                      <w:lang w:eastAsia="pt-PT"/>
                      <w14:ligatures w14:val="none"/>
                    </w:rPr>
                    <w:t xml:space="preserve">                    </w:t>
                  </w:r>
                  <w:r w:rsidR="00600E4C" w:rsidRPr="00660ECA">
                    <w:rPr>
                      <w:rFonts w:ascii="Times New Roman" w:eastAsia="Times New Roman" w:hAnsi="Times New Roman" w:cs="Times New Roman"/>
                      <w:kern w:val="0"/>
                      <w:lang w:eastAsia="pt-PT"/>
                      <w14:ligatures w14:val="none"/>
                    </w:rPr>
                    <w:t xml:space="preserve"> </w:t>
                  </w:r>
                  <w:r w:rsidRPr="00660ECA">
                    <w:rPr>
                      <w:rFonts w:ascii="Times New Roman" w:eastAsia="Times New Roman" w:hAnsi="Times New Roman" w:cs="Times New Roman"/>
                      <w:kern w:val="0"/>
                      <w:lang w:eastAsia="pt-PT"/>
                      <w14:ligatures w14:val="none"/>
                    </w:rPr>
                    <w:t>Sucesso</w:t>
                  </w:r>
                </w:p>
              </w:tc>
            </w:tr>
          </w:tbl>
          <w:p w14:paraId="54CCFCAF" w14:textId="77777777" w:rsidR="00D456B0" w:rsidRPr="00660ECA" w:rsidRDefault="00D456B0" w:rsidP="00636725">
            <w:pPr>
              <w:spacing w:line="360" w:lineRule="auto"/>
              <w:rPr>
                <w:rFonts w:ascii="Times New Roman" w:hAnsi="Times New Roman" w:cs="Times New Roman"/>
                <w:lang w:eastAsia="pt-PT"/>
              </w:rPr>
            </w:pPr>
          </w:p>
        </w:tc>
      </w:tr>
    </w:tbl>
    <w:p w14:paraId="3AB6A7B0" w14:textId="77777777" w:rsidR="00120A7A" w:rsidRDefault="00120A7A" w:rsidP="00636725">
      <w:pPr>
        <w:spacing w:line="360" w:lineRule="auto"/>
        <w:rPr>
          <w:rFonts w:ascii="Times New Roman" w:hAnsi="Times New Roman" w:cs="Times New Roman"/>
          <w:lang w:eastAsia="pt-PT"/>
        </w:rPr>
      </w:pPr>
    </w:p>
    <w:p w14:paraId="7E2732F0" w14:textId="77777777" w:rsidR="00660ECA" w:rsidRDefault="00660ECA" w:rsidP="00636725">
      <w:pPr>
        <w:spacing w:line="360" w:lineRule="auto"/>
        <w:rPr>
          <w:rFonts w:ascii="Times New Roman" w:hAnsi="Times New Roman" w:cs="Times New Roman"/>
          <w:b/>
          <w:bCs/>
          <w:lang w:eastAsia="pt-PT"/>
        </w:rPr>
      </w:pPr>
    </w:p>
    <w:p w14:paraId="33C386AD" w14:textId="18F806BD" w:rsidR="00660ECA" w:rsidRPr="00660ECA" w:rsidRDefault="00660ECA" w:rsidP="00636725">
      <w:pPr>
        <w:spacing w:line="360" w:lineRule="auto"/>
        <w:jc w:val="both"/>
        <w:rPr>
          <w:rFonts w:ascii="Times New Roman" w:hAnsi="Times New Roman" w:cs="Times New Roman"/>
          <w:b/>
          <w:bCs/>
          <w:lang w:eastAsia="pt-PT"/>
        </w:rPr>
      </w:pPr>
      <w:r w:rsidRPr="00660ECA">
        <w:rPr>
          <w:rFonts w:ascii="Times New Roman" w:hAnsi="Times New Roman" w:cs="Times New Roman"/>
          <w:b/>
          <w:bCs/>
          <w:lang w:eastAsia="pt-PT"/>
        </w:rPr>
        <w:t>Resultados Obtidos</w:t>
      </w:r>
    </w:p>
    <w:p w14:paraId="314CFE89" w14:textId="77777777" w:rsidR="00660ECA" w:rsidRPr="00660ECA" w:rsidRDefault="00660ECA" w:rsidP="00636725">
      <w:pPr>
        <w:spacing w:line="360" w:lineRule="auto"/>
        <w:jc w:val="both"/>
        <w:rPr>
          <w:rFonts w:ascii="Times New Roman" w:hAnsi="Times New Roman" w:cs="Times New Roman"/>
          <w:lang w:eastAsia="pt-PT"/>
        </w:rPr>
      </w:pPr>
      <w:r w:rsidRPr="00660ECA">
        <w:rPr>
          <w:rFonts w:ascii="Times New Roman" w:hAnsi="Times New Roman" w:cs="Times New Roman"/>
          <w:lang w:eastAsia="pt-PT"/>
        </w:rPr>
        <w:t>Após a realização dos testes, verificou-se que o sistema KixiCrédito executa corretamente as funcionalidades previstas. Os utilizadores conseguem efetuar login, gerir clientes, registar empréstimos e controlar reembolsos sem dificuldades. Os dados são armazenados corretamente na base de dados, garantindo a integridade das informações.</w:t>
      </w:r>
    </w:p>
    <w:p w14:paraId="199DBA74" w14:textId="77777777" w:rsidR="00E41420" w:rsidRPr="00E41420" w:rsidRDefault="00E41420" w:rsidP="00636725">
      <w:pPr>
        <w:spacing w:line="360" w:lineRule="auto"/>
        <w:rPr>
          <w:rFonts w:ascii="Times New Roman" w:hAnsi="Times New Roman" w:cs="Times New Roman"/>
          <w:b/>
          <w:bCs/>
          <w:lang w:eastAsia="pt-PT"/>
        </w:rPr>
      </w:pPr>
      <w:r w:rsidRPr="00E41420">
        <w:rPr>
          <w:rFonts w:ascii="Times New Roman" w:hAnsi="Times New Roman" w:cs="Times New Roman"/>
          <w:b/>
          <w:bCs/>
          <w:lang w:eastAsia="pt-PT"/>
        </w:rPr>
        <w:t>Benefícios do Sistema</w:t>
      </w:r>
    </w:p>
    <w:p w14:paraId="5306C344" w14:textId="77777777" w:rsidR="00E41420" w:rsidRPr="00E41420" w:rsidRDefault="00E41420">
      <w:pPr>
        <w:numPr>
          <w:ilvl w:val="0"/>
          <w:numId w:val="48"/>
        </w:numPr>
        <w:spacing w:line="360" w:lineRule="auto"/>
        <w:jc w:val="both"/>
        <w:rPr>
          <w:rFonts w:ascii="Times New Roman" w:hAnsi="Times New Roman" w:cs="Times New Roman"/>
          <w:lang w:eastAsia="pt-PT"/>
        </w:rPr>
      </w:pPr>
      <w:r w:rsidRPr="00E41420">
        <w:rPr>
          <w:rFonts w:ascii="Times New Roman" w:hAnsi="Times New Roman" w:cs="Times New Roman"/>
          <w:lang w:eastAsia="pt-PT"/>
        </w:rPr>
        <w:t xml:space="preserve">Redução do uso de documentos em papel. </w:t>
      </w:r>
    </w:p>
    <w:p w14:paraId="457DDA59" w14:textId="77777777" w:rsidR="00E41420" w:rsidRPr="00E41420" w:rsidRDefault="00E41420">
      <w:pPr>
        <w:numPr>
          <w:ilvl w:val="0"/>
          <w:numId w:val="48"/>
        </w:numPr>
        <w:spacing w:line="360" w:lineRule="auto"/>
        <w:jc w:val="both"/>
        <w:rPr>
          <w:rFonts w:ascii="Times New Roman" w:hAnsi="Times New Roman" w:cs="Times New Roman"/>
          <w:lang w:eastAsia="pt-PT"/>
        </w:rPr>
      </w:pPr>
      <w:r w:rsidRPr="00E41420">
        <w:rPr>
          <w:rFonts w:ascii="Times New Roman" w:hAnsi="Times New Roman" w:cs="Times New Roman"/>
          <w:lang w:eastAsia="pt-PT"/>
        </w:rPr>
        <w:t xml:space="preserve">Maior rapidez na consulta de informações. </w:t>
      </w:r>
    </w:p>
    <w:p w14:paraId="082E6F96" w14:textId="77777777" w:rsidR="00E41420" w:rsidRPr="00E41420" w:rsidRDefault="00E41420">
      <w:pPr>
        <w:numPr>
          <w:ilvl w:val="0"/>
          <w:numId w:val="48"/>
        </w:numPr>
        <w:spacing w:line="360" w:lineRule="auto"/>
        <w:jc w:val="both"/>
        <w:rPr>
          <w:rFonts w:ascii="Times New Roman" w:hAnsi="Times New Roman" w:cs="Times New Roman"/>
          <w:lang w:eastAsia="pt-PT"/>
        </w:rPr>
      </w:pPr>
      <w:r w:rsidRPr="00E41420">
        <w:rPr>
          <w:rFonts w:ascii="Times New Roman" w:hAnsi="Times New Roman" w:cs="Times New Roman"/>
          <w:lang w:eastAsia="pt-PT"/>
        </w:rPr>
        <w:t xml:space="preserve">Melhor controlo dos empréstimos concedidos. </w:t>
      </w:r>
    </w:p>
    <w:p w14:paraId="787B8C81" w14:textId="77777777" w:rsidR="00E41420" w:rsidRPr="00E41420" w:rsidRDefault="00E41420">
      <w:pPr>
        <w:numPr>
          <w:ilvl w:val="0"/>
          <w:numId w:val="48"/>
        </w:numPr>
        <w:spacing w:line="360" w:lineRule="auto"/>
        <w:jc w:val="both"/>
        <w:rPr>
          <w:rFonts w:ascii="Times New Roman" w:hAnsi="Times New Roman" w:cs="Times New Roman"/>
          <w:lang w:eastAsia="pt-PT"/>
        </w:rPr>
      </w:pPr>
      <w:r w:rsidRPr="00E41420">
        <w:rPr>
          <w:rFonts w:ascii="Times New Roman" w:hAnsi="Times New Roman" w:cs="Times New Roman"/>
          <w:lang w:eastAsia="pt-PT"/>
        </w:rPr>
        <w:t xml:space="preserve">Segurança dos dados armazenados. </w:t>
      </w:r>
    </w:p>
    <w:p w14:paraId="6C97454F" w14:textId="3B1A4A66" w:rsidR="00E41420" w:rsidRPr="004B7A71" w:rsidRDefault="00E41420">
      <w:pPr>
        <w:numPr>
          <w:ilvl w:val="0"/>
          <w:numId w:val="48"/>
        </w:numPr>
        <w:spacing w:line="360" w:lineRule="auto"/>
        <w:jc w:val="both"/>
        <w:rPr>
          <w:rFonts w:ascii="Times New Roman" w:hAnsi="Times New Roman" w:cs="Times New Roman"/>
          <w:lang w:eastAsia="pt-PT"/>
        </w:rPr>
      </w:pPr>
      <w:r w:rsidRPr="00E41420">
        <w:rPr>
          <w:rFonts w:ascii="Times New Roman" w:hAnsi="Times New Roman" w:cs="Times New Roman"/>
          <w:lang w:eastAsia="pt-PT"/>
        </w:rPr>
        <w:t>Facilidade na geração de relatórios.</w:t>
      </w:r>
    </w:p>
    <w:p w14:paraId="0E1141B5" w14:textId="5047AAE5" w:rsidR="00E41420" w:rsidRDefault="00E41420" w:rsidP="00636725">
      <w:pPr>
        <w:pStyle w:val="Ttulo1"/>
        <w:spacing w:line="360" w:lineRule="auto"/>
        <w:rPr>
          <w:sz w:val="32"/>
          <w:szCs w:val="32"/>
          <w:lang w:eastAsia="pt-PT"/>
        </w:rPr>
      </w:pPr>
      <w:bookmarkStart w:id="303" w:name="_Toc232526547"/>
      <w:r w:rsidRPr="00E41420">
        <w:rPr>
          <w:sz w:val="32"/>
          <w:szCs w:val="32"/>
          <w:lang w:eastAsia="pt-PT"/>
        </w:rPr>
        <w:lastRenderedPageBreak/>
        <w:t>C</w:t>
      </w:r>
      <w:r>
        <w:rPr>
          <w:sz w:val="32"/>
          <w:szCs w:val="32"/>
          <w:lang w:eastAsia="pt-PT"/>
        </w:rPr>
        <w:t>APÍTULO 6-CONCLUSÃO</w:t>
      </w:r>
      <w:bookmarkEnd w:id="303"/>
    </w:p>
    <w:p w14:paraId="7C5E3641" w14:textId="77777777" w:rsidR="00636725" w:rsidRPr="00636725" w:rsidRDefault="00636725" w:rsidP="00636725">
      <w:pPr>
        <w:spacing w:line="360" w:lineRule="auto"/>
        <w:jc w:val="both"/>
        <w:rPr>
          <w:rFonts w:ascii="Times New Roman" w:hAnsi="Times New Roman" w:cs="Times New Roman"/>
          <w:lang w:eastAsia="pt-PT"/>
        </w:rPr>
      </w:pPr>
      <w:r w:rsidRPr="00636725">
        <w:rPr>
          <w:rFonts w:ascii="Times New Roman" w:hAnsi="Times New Roman" w:cs="Times New Roman"/>
          <w:lang w:eastAsia="pt-PT"/>
        </w:rPr>
        <w:t>O presente trabalho teve como objetivo desenvolver o sistema KixiCrédito para auxiliar na gestão de clientes, empréstimos e reembolsos numa instituição financeira. Através da utilização das tecnologias PHP, MySQL, HTML, CSS e JavaScript, foi possível criar uma solução capaz de automatizar processos que anteriormente eram realizados de forma manual.</w:t>
      </w:r>
    </w:p>
    <w:p w14:paraId="455457B2" w14:textId="77777777" w:rsidR="00636725" w:rsidRPr="00636725" w:rsidRDefault="00636725" w:rsidP="00636725">
      <w:pPr>
        <w:spacing w:line="360" w:lineRule="auto"/>
        <w:jc w:val="both"/>
        <w:rPr>
          <w:rFonts w:ascii="Times New Roman" w:hAnsi="Times New Roman" w:cs="Times New Roman"/>
          <w:lang w:eastAsia="pt-PT"/>
        </w:rPr>
      </w:pPr>
      <w:r w:rsidRPr="00636725">
        <w:rPr>
          <w:rFonts w:ascii="Times New Roman" w:hAnsi="Times New Roman" w:cs="Times New Roman"/>
          <w:lang w:eastAsia="pt-PT"/>
        </w:rPr>
        <w:t>Os testes realizados demonstraram que o sistema funciona corretamente, permitindo maior organização, rapidez e segurança no tratamento das informações. Desta forma, conclui-se que os objetivos propostos foram alcançados, contribuindo para a melhoria da gestão de crédito e para a eficiência das atividades da instituição.</w:t>
      </w:r>
    </w:p>
    <w:p w14:paraId="4122AB8C" w14:textId="77777777" w:rsidR="00E41420" w:rsidRDefault="00E41420" w:rsidP="00636725">
      <w:pPr>
        <w:spacing w:line="360" w:lineRule="auto"/>
        <w:rPr>
          <w:lang w:eastAsia="pt-PT"/>
        </w:rPr>
      </w:pPr>
    </w:p>
    <w:p w14:paraId="382C388F" w14:textId="77777777" w:rsidR="00396152" w:rsidRDefault="00396152" w:rsidP="00636725">
      <w:pPr>
        <w:spacing w:line="360" w:lineRule="auto"/>
        <w:rPr>
          <w:lang w:eastAsia="pt-PT"/>
        </w:rPr>
      </w:pPr>
    </w:p>
    <w:p w14:paraId="122DDD1B" w14:textId="77777777" w:rsidR="00396152" w:rsidRDefault="00396152" w:rsidP="00636725">
      <w:pPr>
        <w:spacing w:line="360" w:lineRule="auto"/>
        <w:rPr>
          <w:lang w:eastAsia="pt-PT"/>
        </w:rPr>
      </w:pPr>
    </w:p>
    <w:p w14:paraId="72454398" w14:textId="77777777" w:rsidR="00396152" w:rsidRDefault="00396152" w:rsidP="00636725">
      <w:pPr>
        <w:spacing w:line="360" w:lineRule="auto"/>
        <w:rPr>
          <w:lang w:eastAsia="pt-PT"/>
        </w:rPr>
      </w:pPr>
    </w:p>
    <w:p w14:paraId="1BAD675F" w14:textId="77777777" w:rsidR="00396152" w:rsidRDefault="00396152" w:rsidP="00636725">
      <w:pPr>
        <w:spacing w:line="360" w:lineRule="auto"/>
        <w:rPr>
          <w:lang w:eastAsia="pt-PT"/>
        </w:rPr>
      </w:pPr>
    </w:p>
    <w:p w14:paraId="0C5E90D2" w14:textId="77777777" w:rsidR="00396152" w:rsidRDefault="00396152" w:rsidP="00636725">
      <w:pPr>
        <w:spacing w:line="360" w:lineRule="auto"/>
        <w:rPr>
          <w:lang w:eastAsia="pt-PT"/>
        </w:rPr>
      </w:pPr>
    </w:p>
    <w:p w14:paraId="7D46D578" w14:textId="77777777" w:rsidR="00396152" w:rsidRDefault="00396152" w:rsidP="00636725">
      <w:pPr>
        <w:spacing w:line="360" w:lineRule="auto"/>
        <w:rPr>
          <w:lang w:eastAsia="pt-PT"/>
        </w:rPr>
      </w:pPr>
    </w:p>
    <w:p w14:paraId="212274B8" w14:textId="77777777" w:rsidR="00396152" w:rsidRDefault="00396152" w:rsidP="00636725">
      <w:pPr>
        <w:spacing w:line="360" w:lineRule="auto"/>
        <w:rPr>
          <w:lang w:eastAsia="pt-PT"/>
        </w:rPr>
      </w:pPr>
    </w:p>
    <w:p w14:paraId="74AFA7DC" w14:textId="77777777" w:rsidR="00396152" w:rsidRDefault="00396152" w:rsidP="00636725">
      <w:pPr>
        <w:spacing w:line="360" w:lineRule="auto"/>
        <w:rPr>
          <w:lang w:eastAsia="pt-PT"/>
        </w:rPr>
      </w:pPr>
    </w:p>
    <w:p w14:paraId="3311B111" w14:textId="77777777" w:rsidR="00396152" w:rsidRDefault="00396152" w:rsidP="00636725">
      <w:pPr>
        <w:spacing w:line="360" w:lineRule="auto"/>
        <w:rPr>
          <w:lang w:eastAsia="pt-PT"/>
        </w:rPr>
      </w:pPr>
    </w:p>
    <w:p w14:paraId="6C58404B" w14:textId="77777777" w:rsidR="00396152" w:rsidRDefault="00396152" w:rsidP="00636725">
      <w:pPr>
        <w:spacing w:line="360" w:lineRule="auto"/>
        <w:rPr>
          <w:lang w:eastAsia="pt-PT"/>
        </w:rPr>
      </w:pPr>
    </w:p>
    <w:p w14:paraId="00B6024B" w14:textId="77777777" w:rsidR="00396152" w:rsidRDefault="00396152" w:rsidP="00636725">
      <w:pPr>
        <w:spacing w:line="360" w:lineRule="auto"/>
        <w:rPr>
          <w:lang w:eastAsia="pt-PT"/>
        </w:rPr>
      </w:pPr>
    </w:p>
    <w:p w14:paraId="6F2F521B" w14:textId="77777777" w:rsidR="00396152" w:rsidRDefault="00396152" w:rsidP="00636725">
      <w:pPr>
        <w:spacing w:line="360" w:lineRule="auto"/>
        <w:rPr>
          <w:lang w:eastAsia="pt-PT"/>
        </w:rPr>
      </w:pPr>
    </w:p>
    <w:p w14:paraId="6202BF79" w14:textId="77777777" w:rsidR="00396152" w:rsidRDefault="00396152" w:rsidP="00636725">
      <w:pPr>
        <w:spacing w:line="360" w:lineRule="auto"/>
        <w:rPr>
          <w:lang w:eastAsia="pt-PT"/>
        </w:rPr>
      </w:pPr>
    </w:p>
    <w:p w14:paraId="0D0450D3" w14:textId="77777777" w:rsidR="00396152" w:rsidRDefault="00396152" w:rsidP="00636725">
      <w:pPr>
        <w:spacing w:line="360" w:lineRule="auto"/>
        <w:rPr>
          <w:lang w:eastAsia="pt-PT"/>
        </w:rPr>
      </w:pPr>
    </w:p>
    <w:p w14:paraId="482CD8AD" w14:textId="77777777" w:rsidR="00396152" w:rsidRDefault="00396152" w:rsidP="00636725">
      <w:pPr>
        <w:spacing w:line="360" w:lineRule="auto"/>
        <w:rPr>
          <w:lang w:eastAsia="pt-PT"/>
        </w:rPr>
      </w:pPr>
    </w:p>
    <w:p w14:paraId="2B2E9681" w14:textId="618ABD08" w:rsidR="00396152" w:rsidRPr="007E1644" w:rsidRDefault="00396152" w:rsidP="007E1644">
      <w:pPr>
        <w:pStyle w:val="Ttulo1"/>
        <w:spacing w:line="360" w:lineRule="auto"/>
        <w:ind w:left="1288"/>
        <w:rPr>
          <w:ins w:id="304" w:author="Joca Pongolola" w:date="2026-06-16T18:10:00Z" w16du:dateUtc="2026-06-16T17:10:00Z"/>
          <w:i/>
          <w:iCs/>
          <w:rPrChange w:id="305" w:author="Joca Pongolola" w:date="2026-06-16T18:14:00Z" w16du:dateUtc="2026-06-16T17:14:00Z">
            <w:rPr>
              <w:ins w:id="306" w:author="Joca Pongolola" w:date="2026-06-16T18:10:00Z" w16du:dateUtc="2026-06-16T17:10:00Z"/>
            </w:rPr>
          </w:rPrChange>
        </w:rPr>
        <w:pPrChange w:id="307" w:author="Joca Pongolola" w:date="2026-06-16T18:14:00Z" w16du:dateUtc="2026-06-16T17:14:00Z">
          <w:pPr>
            <w:pStyle w:val="Ttulo1"/>
            <w:ind w:left="1288"/>
          </w:pPr>
        </w:pPrChange>
      </w:pPr>
      <w:bookmarkStart w:id="308" w:name="_Toc232526548"/>
      <w:ins w:id="309" w:author="Joca Pongolola" w:date="2026-06-16T18:10:00Z">
        <w:r w:rsidRPr="007E1644">
          <w:rPr>
            <w:i/>
            <w:iCs/>
            <w:rPrChange w:id="310" w:author="Joca Pongolola" w:date="2026-06-16T18:14:00Z" w16du:dateUtc="2026-06-16T17:14:00Z">
              <w:rPr/>
            </w:rPrChange>
          </w:rPr>
          <w:lastRenderedPageBreak/>
          <w:t>REFERÊNCIAS BIBLIOGRÁFICAS</w:t>
        </w:r>
      </w:ins>
      <w:bookmarkEnd w:id="308"/>
      <w:del w:id="311" w:author="Joca Pongolola" w:date="2026-06-16T18:10:00Z" w16du:dateUtc="2026-06-16T17:10:00Z">
        <w:r w:rsidRPr="007E1644" w:rsidDel="00396152">
          <w:rPr>
            <w:i/>
            <w:iCs/>
            <w:rPrChange w:id="312" w:author="Joca Pongolola" w:date="2026-06-16T18:14:00Z" w16du:dateUtc="2026-06-16T17:14:00Z">
              <w:rPr/>
            </w:rPrChange>
          </w:rPr>
          <w:delText>REFERENNCIA BIBLIOGRAFICA</w:delText>
        </w:r>
      </w:del>
    </w:p>
    <w:p w14:paraId="171BF6B3" w14:textId="77777777" w:rsidR="00396152" w:rsidRPr="007E1644" w:rsidRDefault="00396152" w:rsidP="007E1644">
      <w:pPr>
        <w:spacing w:line="360" w:lineRule="auto"/>
        <w:jc w:val="both"/>
        <w:rPr>
          <w:ins w:id="313" w:author="Joca Pongolola" w:date="2026-06-16T18:10:00Z"/>
          <w:rFonts w:ascii="Times New Roman" w:hAnsi="Times New Roman" w:cs="Times New Roman"/>
          <w:i/>
          <w:iCs/>
          <w:rPrChange w:id="314" w:author="Joca Pongolola" w:date="2026-06-16T18:14:00Z" w16du:dateUtc="2026-06-16T17:14:00Z">
            <w:rPr>
              <w:ins w:id="315" w:author="Joca Pongolola" w:date="2026-06-16T18:10:00Z"/>
            </w:rPr>
          </w:rPrChange>
        </w:rPr>
        <w:pPrChange w:id="316" w:author="Joca Pongolola" w:date="2026-06-16T18:14:00Z" w16du:dateUtc="2026-06-16T17:14:00Z">
          <w:pPr/>
        </w:pPrChange>
      </w:pPr>
      <w:ins w:id="317" w:author="Joca Pongolola" w:date="2026-06-16T18:10:00Z">
        <w:r w:rsidRPr="007E1644">
          <w:rPr>
            <w:rFonts w:ascii="Times New Roman" w:hAnsi="Times New Roman" w:cs="Times New Roman"/>
            <w:i/>
            <w:iCs/>
            <w:rPrChange w:id="318" w:author="Joca Pongolola" w:date="2026-06-16T18:14:00Z" w16du:dateUtc="2026-06-16T17:14:00Z">
              <w:rPr/>
            </w:rPrChange>
          </w:rPr>
          <w:t xml:space="preserve">LAUDON, Kenneth C.; LAUDON, Jane P. </w:t>
        </w:r>
        <w:r w:rsidRPr="007E1644">
          <w:rPr>
            <w:rFonts w:ascii="Times New Roman" w:hAnsi="Times New Roman" w:cs="Times New Roman"/>
            <w:i/>
            <w:iCs/>
            <w:rPrChange w:id="319" w:author="Joca Pongolola" w:date="2026-06-16T18:14:00Z" w16du:dateUtc="2026-06-16T17:14:00Z">
              <w:rPr>
                <w:i/>
                <w:iCs/>
              </w:rPr>
            </w:rPrChange>
          </w:rPr>
          <w:t>Sistemas de Informação Gerenciais</w:t>
        </w:r>
        <w:r w:rsidRPr="007E1644">
          <w:rPr>
            <w:rFonts w:ascii="Times New Roman" w:hAnsi="Times New Roman" w:cs="Times New Roman"/>
            <w:i/>
            <w:iCs/>
            <w:rPrChange w:id="320" w:author="Joca Pongolola" w:date="2026-06-16T18:14:00Z" w16du:dateUtc="2026-06-16T17:14:00Z">
              <w:rPr/>
            </w:rPrChange>
          </w:rPr>
          <w:t>. 16. ed. São Paulo: Pearson Education, 2020.</w:t>
        </w:r>
      </w:ins>
    </w:p>
    <w:p w14:paraId="26D3DE5C" w14:textId="77777777" w:rsidR="00396152" w:rsidRPr="007E1644" w:rsidRDefault="00396152" w:rsidP="007E1644">
      <w:pPr>
        <w:spacing w:line="360" w:lineRule="auto"/>
        <w:jc w:val="both"/>
        <w:rPr>
          <w:ins w:id="321" w:author="Joca Pongolola" w:date="2026-06-16T18:10:00Z"/>
          <w:rFonts w:ascii="Times New Roman" w:hAnsi="Times New Roman" w:cs="Times New Roman"/>
          <w:i/>
          <w:iCs/>
          <w:rPrChange w:id="322" w:author="Joca Pongolola" w:date="2026-06-16T18:14:00Z" w16du:dateUtc="2026-06-16T17:14:00Z">
            <w:rPr>
              <w:ins w:id="323" w:author="Joca Pongolola" w:date="2026-06-16T18:10:00Z"/>
            </w:rPr>
          </w:rPrChange>
        </w:rPr>
        <w:pPrChange w:id="324" w:author="Joca Pongolola" w:date="2026-06-16T18:14:00Z" w16du:dateUtc="2026-06-16T17:14:00Z">
          <w:pPr/>
        </w:pPrChange>
      </w:pPr>
      <w:ins w:id="325" w:author="Joca Pongolola" w:date="2026-06-16T18:10:00Z">
        <w:r w:rsidRPr="007E1644">
          <w:rPr>
            <w:rFonts w:ascii="Times New Roman" w:hAnsi="Times New Roman" w:cs="Times New Roman"/>
            <w:i/>
            <w:iCs/>
            <w:rPrChange w:id="326" w:author="Joca Pongolola" w:date="2026-06-16T18:14:00Z" w16du:dateUtc="2026-06-16T17:14:00Z">
              <w:rPr/>
            </w:rPrChange>
          </w:rPr>
          <w:t xml:space="preserve">PRESSMAN, Roger S.; MAXIM, Bruce R. </w:t>
        </w:r>
        <w:r w:rsidRPr="007E1644">
          <w:rPr>
            <w:rFonts w:ascii="Times New Roman" w:hAnsi="Times New Roman" w:cs="Times New Roman"/>
            <w:i/>
            <w:iCs/>
            <w:rPrChange w:id="327" w:author="Joca Pongolola" w:date="2026-06-16T18:14:00Z" w16du:dateUtc="2026-06-16T17:14:00Z">
              <w:rPr>
                <w:i/>
                <w:iCs/>
              </w:rPr>
            </w:rPrChange>
          </w:rPr>
          <w:t>Engenharia de Software: Uma Abordagem Profissional</w:t>
        </w:r>
        <w:r w:rsidRPr="007E1644">
          <w:rPr>
            <w:rFonts w:ascii="Times New Roman" w:hAnsi="Times New Roman" w:cs="Times New Roman"/>
            <w:i/>
            <w:iCs/>
            <w:rPrChange w:id="328" w:author="Joca Pongolola" w:date="2026-06-16T18:14:00Z" w16du:dateUtc="2026-06-16T17:14:00Z">
              <w:rPr/>
            </w:rPrChange>
          </w:rPr>
          <w:t>. 8. ed. Porto Alegre: AMGH Editora, 2016.</w:t>
        </w:r>
      </w:ins>
    </w:p>
    <w:p w14:paraId="29064524" w14:textId="77777777" w:rsidR="00396152" w:rsidRPr="007E1644" w:rsidRDefault="00396152" w:rsidP="007E1644">
      <w:pPr>
        <w:spacing w:line="360" w:lineRule="auto"/>
        <w:jc w:val="both"/>
        <w:rPr>
          <w:ins w:id="329" w:author="Joca Pongolola" w:date="2026-06-16T18:10:00Z"/>
          <w:rFonts w:ascii="Times New Roman" w:hAnsi="Times New Roman" w:cs="Times New Roman"/>
          <w:i/>
          <w:iCs/>
          <w:rPrChange w:id="330" w:author="Joca Pongolola" w:date="2026-06-16T18:14:00Z" w16du:dateUtc="2026-06-16T17:14:00Z">
            <w:rPr>
              <w:ins w:id="331" w:author="Joca Pongolola" w:date="2026-06-16T18:10:00Z"/>
            </w:rPr>
          </w:rPrChange>
        </w:rPr>
        <w:pPrChange w:id="332" w:author="Joca Pongolola" w:date="2026-06-16T18:14:00Z" w16du:dateUtc="2026-06-16T17:14:00Z">
          <w:pPr/>
        </w:pPrChange>
      </w:pPr>
      <w:ins w:id="333" w:author="Joca Pongolola" w:date="2026-06-16T18:10:00Z">
        <w:r w:rsidRPr="007E1644">
          <w:rPr>
            <w:rFonts w:ascii="Times New Roman" w:hAnsi="Times New Roman" w:cs="Times New Roman"/>
            <w:i/>
            <w:iCs/>
            <w:rPrChange w:id="334" w:author="Joca Pongolola" w:date="2026-06-16T18:14:00Z" w16du:dateUtc="2026-06-16T17:14:00Z">
              <w:rPr/>
            </w:rPrChange>
          </w:rPr>
          <w:t xml:space="preserve">SILBERSCHATZ, Abraham; KORTH, Henry F.; SUDARSHAN, S. </w:t>
        </w:r>
        <w:r w:rsidRPr="007E1644">
          <w:rPr>
            <w:rFonts w:ascii="Times New Roman" w:hAnsi="Times New Roman" w:cs="Times New Roman"/>
            <w:i/>
            <w:iCs/>
            <w:rPrChange w:id="335" w:author="Joca Pongolola" w:date="2026-06-16T18:14:00Z" w16du:dateUtc="2026-06-16T17:14:00Z">
              <w:rPr>
                <w:i/>
                <w:iCs/>
              </w:rPr>
            </w:rPrChange>
          </w:rPr>
          <w:t>Sistema de Banco de Dados</w:t>
        </w:r>
        <w:r w:rsidRPr="007E1644">
          <w:rPr>
            <w:rFonts w:ascii="Times New Roman" w:hAnsi="Times New Roman" w:cs="Times New Roman"/>
            <w:i/>
            <w:iCs/>
            <w:rPrChange w:id="336" w:author="Joca Pongolola" w:date="2026-06-16T18:14:00Z" w16du:dateUtc="2026-06-16T17:14:00Z">
              <w:rPr/>
            </w:rPrChange>
          </w:rPr>
          <w:t>. 7. ed. Rio de Janeiro: Elsevier, 2019.</w:t>
        </w:r>
      </w:ins>
    </w:p>
    <w:p w14:paraId="7097481F" w14:textId="77777777" w:rsidR="00396152" w:rsidRPr="007E1644" w:rsidRDefault="00396152" w:rsidP="007E1644">
      <w:pPr>
        <w:spacing w:line="360" w:lineRule="auto"/>
        <w:jc w:val="both"/>
        <w:rPr>
          <w:ins w:id="337" w:author="Joca Pongolola" w:date="2026-06-16T18:10:00Z"/>
          <w:rFonts w:ascii="Times New Roman" w:hAnsi="Times New Roman" w:cs="Times New Roman"/>
          <w:i/>
          <w:iCs/>
          <w:rPrChange w:id="338" w:author="Joca Pongolola" w:date="2026-06-16T18:14:00Z" w16du:dateUtc="2026-06-16T17:14:00Z">
            <w:rPr>
              <w:ins w:id="339" w:author="Joca Pongolola" w:date="2026-06-16T18:10:00Z"/>
            </w:rPr>
          </w:rPrChange>
        </w:rPr>
        <w:pPrChange w:id="340" w:author="Joca Pongolola" w:date="2026-06-16T18:14:00Z" w16du:dateUtc="2026-06-16T17:14:00Z">
          <w:pPr/>
        </w:pPrChange>
      </w:pPr>
      <w:ins w:id="341" w:author="Joca Pongolola" w:date="2026-06-16T18:10:00Z">
        <w:r w:rsidRPr="007E1644">
          <w:rPr>
            <w:rFonts w:ascii="Times New Roman" w:hAnsi="Times New Roman" w:cs="Times New Roman"/>
            <w:i/>
            <w:iCs/>
            <w:rPrChange w:id="342" w:author="Joca Pongolola" w:date="2026-06-16T18:14:00Z" w16du:dateUtc="2026-06-16T17:14:00Z">
              <w:rPr/>
            </w:rPrChange>
          </w:rPr>
          <w:t xml:space="preserve">YUNUS, Muhammad. </w:t>
        </w:r>
        <w:r w:rsidRPr="007E1644">
          <w:rPr>
            <w:rFonts w:ascii="Times New Roman" w:hAnsi="Times New Roman" w:cs="Times New Roman"/>
            <w:i/>
            <w:iCs/>
            <w:rPrChange w:id="343" w:author="Joca Pongolola" w:date="2026-06-16T18:14:00Z" w16du:dateUtc="2026-06-16T17:14:00Z">
              <w:rPr>
                <w:i/>
                <w:iCs/>
              </w:rPr>
            </w:rPrChange>
          </w:rPr>
          <w:t>Um Mundo sem Pobreza: A Empresa Social e o Futuro do Capitalismo</w:t>
        </w:r>
        <w:r w:rsidRPr="007E1644">
          <w:rPr>
            <w:rFonts w:ascii="Times New Roman" w:hAnsi="Times New Roman" w:cs="Times New Roman"/>
            <w:i/>
            <w:iCs/>
            <w:rPrChange w:id="344" w:author="Joca Pongolola" w:date="2026-06-16T18:14:00Z" w16du:dateUtc="2026-06-16T17:14:00Z">
              <w:rPr/>
            </w:rPrChange>
          </w:rPr>
          <w:t>. São Paulo: Ática, 2007.</w:t>
        </w:r>
      </w:ins>
    </w:p>
    <w:p w14:paraId="76B6C97D" w14:textId="77777777" w:rsidR="00396152" w:rsidRPr="007E1644" w:rsidRDefault="00396152" w:rsidP="007E1644">
      <w:pPr>
        <w:spacing w:line="360" w:lineRule="auto"/>
        <w:jc w:val="both"/>
        <w:rPr>
          <w:ins w:id="345" w:author="Joca Pongolola" w:date="2026-06-16T18:10:00Z"/>
          <w:rFonts w:ascii="Times New Roman" w:hAnsi="Times New Roman" w:cs="Times New Roman"/>
          <w:i/>
          <w:iCs/>
          <w:rPrChange w:id="346" w:author="Joca Pongolola" w:date="2026-06-16T18:14:00Z" w16du:dateUtc="2026-06-16T17:14:00Z">
            <w:rPr>
              <w:ins w:id="347" w:author="Joca Pongolola" w:date="2026-06-16T18:10:00Z"/>
            </w:rPr>
          </w:rPrChange>
        </w:rPr>
        <w:pPrChange w:id="348" w:author="Joca Pongolola" w:date="2026-06-16T18:14:00Z" w16du:dateUtc="2026-06-16T17:14:00Z">
          <w:pPr/>
        </w:pPrChange>
      </w:pPr>
      <w:ins w:id="349" w:author="Joca Pongolola" w:date="2026-06-16T18:10:00Z">
        <w:r w:rsidRPr="007E1644">
          <w:rPr>
            <w:rFonts w:ascii="Times New Roman" w:hAnsi="Times New Roman" w:cs="Times New Roman"/>
            <w:i/>
            <w:iCs/>
            <w:rPrChange w:id="350" w:author="Joca Pongolola" w:date="2026-06-16T18:14:00Z" w16du:dateUtc="2026-06-16T17:14:00Z">
              <w:rPr/>
            </w:rPrChange>
          </w:rPr>
          <w:t xml:space="preserve">WELLING, Luke; THOMSON, Laura. </w:t>
        </w:r>
        <w:r w:rsidRPr="007E1644">
          <w:rPr>
            <w:rFonts w:ascii="Times New Roman" w:hAnsi="Times New Roman" w:cs="Times New Roman"/>
            <w:i/>
            <w:iCs/>
            <w:rPrChange w:id="351" w:author="Joca Pongolola" w:date="2026-06-16T18:14:00Z" w16du:dateUtc="2026-06-16T17:14:00Z">
              <w:rPr>
                <w:i/>
                <w:iCs/>
              </w:rPr>
            </w:rPrChange>
          </w:rPr>
          <w:t>PHP e MySQL: Desenvolvimento Web</w:t>
        </w:r>
        <w:r w:rsidRPr="007E1644">
          <w:rPr>
            <w:rFonts w:ascii="Times New Roman" w:hAnsi="Times New Roman" w:cs="Times New Roman"/>
            <w:i/>
            <w:iCs/>
            <w:rPrChange w:id="352" w:author="Joca Pongolola" w:date="2026-06-16T18:14:00Z" w16du:dateUtc="2026-06-16T17:14:00Z">
              <w:rPr/>
            </w:rPrChange>
          </w:rPr>
          <w:t>. 5. ed. Rio de Janeiro: Elsevier, 2017.</w:t>
        </w:r>
      </w:ins>
    </w:p>
    <w:p w14:paraId="5D5CC6E8" w14:textId="77777777" w:rsidR="00396152" w:rsidRPr="007E1644" w:rsidRDefault="00396152" w:rsidP="007E1644">
      <w:pPr>
        <w:spacing w:line="360" w:lineRule="auto"/>
        <w:jc w:val="both"/>
        <w:rPr>
          <w:ins w:id="353" w:author="Joca Pongolola" w:date="2026-06-16T18:10:00Z"/>
          <w:rFonts w:ascii="Times New Roman" w:hAnsi="Times New Roman" w:cs="Times New Roman"/>
          <w:i/>
          <w:iCs/>
          <w:rPrChange w:id="354" w:author="Joca Pongolola" w:date="2026-06-16T18:14:00Z" w16du:dateUtc="2026-06-16T17:14:00Z">
            <w:rPr>
              <w:ins w:id="355" w:author="Joca Pongolola" w:date="2026-06-16T18:10:00Z"/>
            </w:rPr>
          </w:rPrChange>
        </w:rPr>
        <w:pPrChange w:id="356" w:author="Joca Pongolola" w:date="2026-06-16T18:14:00Z" w16du:dateUtc="2026-06-16T17:14:00Z">
          <w:pPr/>
        </w:pPrChange>
      </w:pPr>
      <w:ins w:id="357" w:author="Joca Pongolola" w:date="2026-06-16T18:10:00Z">
        <w:r w:rsidRPr="007E1644">
          <w:rPr>
            <w:rFonts w:ascii="Times New Roman" w:hAnsi="Times New Roman" w:cs="Times New Roman"/>
            <w:i/>
            <w:iCs/>
            <w:rPrChange w:id="358" w:author="Joca Pongolola" w:date="2026-06-16T18:14:00Z" w16du:dateUtc="2026-06-16T17:14:00Z">
              <w:rPr/>
            </w:rPrChange>
          </w:rPr>
          <w:t xml:space="preserve">NIEDERAUER, Juliano. </w:t>
        </w:r>
        <w:r w:rsidRPr="007E1644">
          <w:rPr>
            <w:rFonts w:ascii="Times New Roman" w:hAnsi="Times New Roman" w:cs="Times New Roman"/>
            <w:i/>
            <w:iCs/>
            <w:rPrChange w:id="359" w:author="Joca Pongolola" w:date="2026-06-16T18:14:00Z" w16du:dateUtc="2026-06-16T17:14:00Z">
              <w:rPr>
                <w:i/>
                <w:iCs/>
              </w:rPr>
            </w:rPrChange>
          </w:rPr>
          <w:t>Desenvolvendo Websites com PHP</w:t>
        </w:r>
        <w:r w:rsidRPr="007E1644">
          <w:rPr>
            <w:rFonts w:ascii="Times New Roman" w:hAnsi="Times New Roman" w:cs="Times New Roman"/>
            <w:i/>
            <w:iCs/>
            <w:rPrChange w:id="360" w:author="Joca Pongolola" w:date="2026-06-16T18:14:00Z" w16du:dateUtc="2026-06-16T17:14:00Z">
              <w:rPr/>
            </w:rPrChange>
          </w:rPr>
          <w:t>. São Paulo: Novatec Editora, 2018.</w:t>
        </w:r>
      </w:ins>
    </w:p>
    <w:p w14:paraId="4B478DEB" w14:textId="77777777" w:rsidR="00396152" w:rsidRPr="007E1644" w:rsidRDefault="00396152" w:rsidP="007E1644">
      <w:pPr>
        <w:spacing w:line="360" w:lineRule="auto"/>
        <w:jc w:val="both"/>
        <w:rPr>
          <w:ins w:id="361" w:author="Joca Pongolola" w:date="2026-06-16T18:10:00Z"/>
          <w:rFonts w:ascii="Times New Roman" w:hAnsi="Times New Roman" w:cs="Times New Roman"/>
          <w:i/>
          <w:iCs/>
          <w:lang w:val="en-US"/>
          <w:rPrChange w:id="362" w:author="Joca Pongolola" w:date="2026-06-16T18:14:00Z" w16du:dateUtc="2026-06-16T17:14:00Z">
            <w:rPr>
              <w:ins w:id="363" w:author="Joca Pongolola" w:date="2026-06-16T18:10:00Z"/>
            </w:rPr>
          </w:rPrChange>
        </w:rPr>
        <w:pPrChange w:id="364" w:author="Joca Pongolola" w:date="2026-06-16T18:14:00Z" w16du:dateUtc="2026-06-16T17:14:00Z">
          <w:pPr/>
        </w:pPrChange>
      </w:pPr>
      <w:ins w:id="365" w:author="Joca Pongolola" w:date="2026-06-16T18:10:00Z">
        <w:r w:rsidRPr="007E1644">
          <w:rPr>
            <w:rFonts w:ascii="Times New Roman" w:hAnsi="Times New Roman" w:cs="Times New Roman"/>
            <w:i/>
            <w:iCs/>
            <w:rPrChange w:id="366" w:author="Joca Pongolola" w:date="2026-06-16T18:14:00Z" w16du:dateUtc="2026-06-16T17:14:00Z">
              <w:rPr/>
            </w:rPrChange>
          </w:rPr>
          <w:t xml:space="preserve">DEITEL, Paul; DEITEL, Harvey. </w:t>
        </w:r>
        <w:r w:rsidRPr="007E1644">
          <w:rPr>
            <w:rFonts w:ascii="Times New Roman" w:hAnsi="Times New Roman" w:cs="Times New Roman"/>
            <w:i/>
            <w:iCs/>
            <w:lang w:val="en-US"/>
            <w:rPrChange w:id="367" w:author="Joca Pongolola" w:date="2026-06-16T18:14:00Z" w16du:dateUtc="2026-06-16T17:14:00Z">
              <w:rPr>
                <w:i/>
                <w:iCs/>
              </w:rPr>
            </w:rPrChange>
          </w:rPr>
          <w:t>Internet e World Wide Web: Como Programar</w:t>
        </w:r>
        <w:r w:rsidRPr="007E1644">
          <w:rPr>
            <w:rFonts w:ascii="Times New Roman" w:hAnsi="Times New Roman" w:cs="Times New Roman"/>
            <w:i/>
            <w:iCs/>
            <w:lang w:val="en-US"/>
            <w:rPrChange w:id="368" w:author="Joca Pongolola" w:date="2026-06-16T18:14:00Z" w16du:dateUtc="2026-06-16T17:14:00Z">
              <w:rPr/>
            </w:rPrChange>
          </w:rPr>
          <w:t>. 5. ed. São Paulo: Pearson Education, 2014.</w:t>
        </w:r>
      </w:ins>
    </w:p>
    <w:p w14:paraId="131C4FD5" w14:textId="77777777" w:rsidR="00396152" w:rsidRPr="007E1644" w:rsidRDefault="00396152" w:rsidP="007E1644">
      <w:pPr>
        <w:spacing w:line="360" w:lineRule="auto"/>
        <w:jc w:val="both"/>
        <w:rPr>
          <w:ins w:id="369" w:author="Joca Pongolola" w:date="2026-06-16T18:10:00Z"/>
          <w:rFonts w:ascii="Times New Roman" w:hAnsi="Times New Roman" w:cs="Times New Roman"/>
          <w:i/>
          <w:iCs/>
          <w:rPrChange w:id="370" w:author="Joca Pongolola" w:date="2026-06-16T18:14:00Z" w16du:dateUtc="2026-06-16T17:14:00Z">
            <w:rPr>
              <w:ins w:id="371" w:author="Joca Pongolola" w:date="2026-06-16T18:10:00Z"/>
            </w:rPr>
          </w:rPrChange>
        </w:rPr>
        <w:pPrChange w:id="372" w:author="Joca Pongolola" w:date="2026-06-16T18:14:00Z" w16du:dateUtc="2026-06-16T17:14:00Z">
          <w:pPr/>
        </w:pPrChange>
      </w:pPr>
      <w:ins w:id="373" w:author="Joca Pongolola" w:date="2026-06-16T18:10:00Z">
        <w:r w:rsidRPr="007E1644">
          <w:rPr>
            <w:rFonts w:ascii="Times New Roman" w:hAnsi="Times New Roman" w:cs="Times New Roman"/>
            <w:i/>
            <w:iCs/>
            <w:lang w:val="en-US"/>
            <w:rPrChange w:id="374" w:author="Joca Pongolola" w:date="2026-06-16T18:14:00Z" w16du:dateUtc="2026-06-16T17:14:00Z">
              <w:rPr/>
            </w:rPrChange>
          </w:rPr>
          <w:t xml:space="preserve">SOMMERVILLE, Ian. </w:t>
        </w:r>
        <w:r w:rsidRPr="007E1644">
          <w:rPr>
            <w:rFonts w:ascii="Times New Roman" w:hAnsi="Times New Roman" w:cs="Times New Roman"/>
            <w:i/>
            <w:iCs/>
            <w:rPrChange w:id="375" w:author="Joca Pongolola" w:date="2026-06-16T18:14:00Z" w16du:dateUtc="2026-06-16T17:14:00Z">
              <w:rPr>
                <w:i/>
                <w:iCs/>
              </w:rPr>
            </w:rPrChange>
          </w:rPr>
          <w:t>Engenharia de Software</w:t>
        </w:r>
        <w:r w:rsidRPr="007E1644">
          <w:rPr>
            <w:rFonts w:ascii="Times New Roman" w:hAnsi="Times New Roman" w:cs="Times New Roman"/>
            <w:i/>
            <w:iCs/>
            <w:rPrChange w:id="376" w:author="Joca Pongolola" w:date="2026-06-16T18:14:00Z" w16du:dateUtc="2026-06-16T17:14:00Z">
              <w:rPr/>
            </w:rPrChange>
          </w:rPr>
          <w:t>. 10. ed. São Paulo: Pearson Education, 2019.</w:t>
        </w:r>
      </w:ins>
    </w:p>
    <w:p w14:paraId="402F6197" w14:textId="77777777" w:rsidR="00396152" w:rsidRPr="007E1644" w:rsidRDefault="00396152" w:rsidP="007E1644">
      <w:pPr>
        <w:spacing w:line="360" w:lineRule="auto"/>
        <w:jc w:val="both"/>
        <w:rPr>
          <w:ins w:id="377" w:author="Joca Pongolola" w:date="2026-06-16T18:10:00Z"/>
          <w:rFonts w:ascii="Times New Roman" w:hAnsi="Times New Roman" w:cs="Times New Roman"/>
          <w:i/>
          <w:iCs/>
          <w:rPrChange w:id="378" w:author="Joca Pongolola" w:date="2026-06-16T18:14:00Z" w16du:dateUtc="2026-06-16T17:14:00Z">
            <w:rPr>
              <w:ins w:id="379" w:author="Joca Pongolola" w:date="2026-06-16T18:10:00Z"/>
            </w:rPr>
          </w:rPrChange>
        </w:rPr>
        <w:pPrChange w:id="380" w:author="Joca Pongolola" w:date="2026-06-16T18:14:00Z" w16du:dateUtc="2026-06-16T17:14:00Z">
          <w:pPr/>
        </w:pPrChange>
      </w:pPr>
      <w:ins w:id="381" w:author="Joca Pongolola" w:date="2026-06-16T18:10:00Z">
        <w:r w:rsidRPr="007E1644">
          <w:rPr>
            <w:rFonts w:ascii="Times New Roman" w:hAnsi="Times New Roman" w:cs="Times New Roman"/>
            <w:i/>
            <w:iCs/>
            <w:rPrChange w:id="382" w:author="Joca Pongolola" w:date="2026-06-16T18:14:00Z" w16du:dateUtc="2026-06-16T17:14:00Z">
              <w:rPr/>
            </w:rPrChange>
          </w:rPr>
          <w:t xml:space="preserve">DATE, C. J. </w:t>
        </w:r>
        <w:r w:rsidRPr="007E1644">
          <w:rPr>
            <w:rFonts w:ascii="Times New Roman" w:hAnsi="Times New Roman" w:cs="Times New Roman"/>
            <w:i/>
            <w:iCs/>
            <w:rPrChange w:id="383" w:author="Joca Pongolola" w:date="2026-06-16T18:14:00Z" w16du:dateUtc="2026-06-16T17:14:00Z">
              <w:rPr>
                <w:i/>
                <w:iCs/>
              </w:rPr>
            </w:rPrChange>
          </w:rPr>
          <w:t>Introdução aos Sistemas de Bancos de Dados</w:t>
        </w:r>
        <w:r w:rsidRPr="007E1644">
          <w:rPr>
            <w:rFonts w:ascii="Times New Roman" w:hAnsi="Times New Roman" w:cs="Times New Roman"/>
            <w:i/>
            <w:iCs/>
            <w:rPrChange w:id="384" w:author="Joca Pongolola" w:date="2026-06-16T18:14:00Z" w16du:dateUtc="2026-06-16T17:14:00Z">
              <w:rPr/>
            </w:rPrChange>
          </w:rPr>
          <w:t>. 8. ed. Rio de Janeiro: Elsevier, 2004.</w:t>
        </w:r>
      </w:ins>
    </w:p>
    <w:p w14:paraId="74BFB512" w14:textId="77777777" w:rsidR="00396152" w:rsidRPr="007E1644" w:rsidRDefault="00396152" w:rsidP="007E1644">
      <w:pPr>
        <w:spacing w:line="360" w:lineRule="auto"/>
        <w:jc w:val="both"/>
        <w:rPr>
          <w:ins w:id="385" w:author="Joca Pongolola" w:date="2026-06-16T18:10:00Z"/>
          <w:rFonts w:ascii="Times New Roman" w:hAnsi="Times New Roman" w:cs="Times New Roman"/>
          <w:i/>
          <w:iCs/>
          <w:rPrChange w:id="386" w:author="Joca Pongolola" w:date="2026-06-16T18:14:00Z" w16du:dateUtc="2026-06-16T17:14:00Z">
            <w:rPr>
              <w:ins w:id="387" w:author="Joca Pongolola" w:date="2026-06-16T18:10:00Z"/>
            </w:rPr>
          </w:rPrChange>
        </w:rPr>
        <w:pPrChange w:id="388" w:author="Joca Pongolola" w:date="2026-06-16T18:14:00Z" w16du:dateUtc="2026-06-16T17:14:00Z">
          <w:pPr/>
        </w:pPrChange>
      </w:pPr>
      <w:ins w:id="389" w:author="Joca Pongolola" w:date="2026-06-16T18:10:00Z">
        <w:r w:rsidRPr="007E1644">
          <w:rPr>
            <w:rFonts w:ascii="Times New Roman" w:hAnsi="Times New Roman" w:cs="Times New Roman"/>
            <w:i/>
            <w:iCs/>
            <w:rPrChange w:id="390" w:author="Joca Pongolola" w:date="2026-06-16T18:14:00Z" w16du:dateUtc="2026-06-16T17:14:00Z">
              <w:rPr/>
            </w:rPrChange>
          </w:rPr>
          <w:t xml:space="preserve">ELMASRI, Ramez; NAVATHE, Shamkant B. </w:t>
        </w:r>
        <w:r w:rsidRPr="007E1644">
          <w:rPr>
            <w:rFonts w:ascii="Times New Roman" w:hAnsi="Times New Roman" w:cs="Times New Roman"/>
            <w:i/>
            <w:iCs/>
            <w:rPrChange w:id="391" w:author="Joca Pongolola" w:date="2026-06-16T18:14:00Z" w16du:dateUtc="2026-06-16T17:14:00Z">
              <w:rPr>
                <w:i/>
                <w:iCs/>
              </w:rPr>
            </w:rPrChange>
          </w:rPr>
          <w:t>Sistemas de Banco de Dados</w:t>
        </w:r>
        <w:r w:rsidRPr="007E1644">
          <w:rPr>
            <w:rFonts w:ascii="Times New Roman" w:hAnsi="Times New Roman" w:cs="Times New Roman"/>
            <w:i/>
            <w:iCs/>
            <w:rPrChange w:id="392" w:author="Joca Pongolola" w:date="2026-06-16T18:14:00Z" w16du:dateUtc="2026-06-16T17:14:00Z">
              <w:rPr/>
            </w:rPrChange>
          </w:rPr>
          <w:t>. 7. ed. São Paulo: Pearson Education, 2019.</w:t>
        </w:r>
      </w:ins>
    </w:p>
    <w:p w14:paraId="0D1F6E6D" w14:textId="77777777" w:rsidR="00D412C2" w:rsidRPr="007E1644" w:rsidRDefault="00D412C2" w:rsidP="007E1644">
      <w:pPr>
        <w:spacing w:line="360" w:lineRule="auto"/>
        <w:rPr>
          <w:ins w:id="393" w:author="Joca Pongolola" w:date="2026-06-16T18:13:00Z"/>
          <w:rFonts w:ascii="Times New Roman" w:hAnsi="Times New Roman" w:cs="Times New Roman"/>
          <w:i/>
          <w:iCs/>
          <w:rPrChange w:id="394" w:author="Joca Pongolola" w:date="2026-06-16T18:14:00Z" w16du:dateUtc="2026-06-16T17:14:00Z">
            <w:rPr>
              <w:ins w:id="395" w:author="Joca Pongolola" w:date="2026-06-16T18:13:00Z"/>
            </w:rPr>
          </w:rPrChange>
        </w:rPr>
        <w:pPrChange w:id="396" w:author="Joca Pongolola" w:date="2026-06-16T18:14:00Z" w16du:dateUtc="2026-06-16T17:14:00Z">
          <w:pPr/>
        </w:pPrChange>
      </w:pPr>
      <w:ins w:id="397" w:author="Joca Pongolola" w:date="2026-06-16T18:13:00Z">
        <w:r w:rsidRPr="007E1644">
          <w:rPr>
            <w:rFonts w:ascii="Times New Roman" w:hAnsi="Times New Roman" w:cs="Times New Roman"/>
            <w:i/>
            <w:iCs/>
            <w:rPrChange w:id="398" w:author="Joca Pongolola" w:date="2026-06-16T18:14:00Z" w16du:dateUtc="2026-06-16T17:14:00Z">
              <w:rPr/>
            </w:rPrChange>
          </w:rPr>
          <w:t>KIXICRÉDITO. Informações Institucionais. Luanda: KixiCrédito, 2026.</w:t>
        </w:r>
      </w:ins>
    </w:p>
    <w:p w14:paraId="09DBF20A" w14:textId="77777777" w:rsidR="00D412C2" w:rsidRPr="007E1644" w:rsidRDefault="00D412C2" w:rsidP="007E1644">
      <w:pPr>
        <w:spacing w:line="360" w:lineRule="auto"/>
        <w:rPr>
          <w:ins w:id="399" w:author="Joca Pongolola" w:date="2026-06-16T18:14:00Z" w16du:dateUtc="2026-06-16T17:14:00Z"/>
          <w:rFonts w:ascii="Times New Roman" w:hAnsi="Times New Roman" w:cs="Times New Roman"/>
          <w:i/>
          <w:iCs/>
          <w:rPrChange w:id="400" w:author="Joca Pongolola" w:date="2026-06-16T18:14:00Z" w16du:dateUtc="2026-06-16T17:14:00Z">
            <w:rPr>
              <w:ins w:id="401" w:author="Joca Pongolola" w:date="2026-06-16T18:14:00Z" w16du:dateUtc="2026-06-16T17:14:00Z"/>
            </w:rPr>
          </w:rPrChange>
        </w:rPr>
        <w:pPrChange w:id="402" w:author="Joca Pongolola" w:date="2026-06-16T18:14:00Z" w16du:dateUtc="2026-06-16T17:14:00Z">
          <w:pPr/>
        </w:pPrChange>
      </w:pPr>
      <w:ins w:id="403" w:author="Joca Pongolola" w:date="2026-06-16T18:13:00Z">
        <w:r w:rsidRPr="007E1644">
          <w:rPr>
            <w:rFonts w:ascii="Times New Roman" w:hAnsi="Times New Roman" w:cs="Times New Roman"/>
            <w:i/>
            <w:iCs/>
            <w:rPrChange w:id="404" w:author="Joca Pongolola" w:date="2026-06-16T18:14:00Z" w16du:dateUtc="2026-06-16T17:14:00Z">
              <w:rPr/>
            </w:rPrChange>
          </w:rPr>
          <w:t xml:space="preserve">Disponível em: </w:t>
        </w:r>
        <w:r w:rsidRPr="007E1644">
          <w:rPr>
            <w:rFonts w:ascii="Times New Roman" w:hAnsi="Times New Roman" w:cs="Times New Roman"/>
            <w:i/>
            <w:iCs/>
            <w:rPrChange w:id="405" w:author="Joca Pongolola" w:date="2026-06-16T18:14:00Z" w16du:dateUtc="2026-06-16T17:14:00Z">
              <w:rPr/>
            </w:rPrChange>
          </w:rPr>
          <w:fldChar w:fldCharType="begin"/>
        </w:r>
        <w:r w:rsidRPr="007E1644">
          <w:rPr>
            <w:rFonts w:ascii="Times New Roman" w:hAnsi="Times New Roman" w:cs="Times New Roman"/>
            <w:i/>
            <w:iCs/>
            <w:rPrChange w:id="406" w:author="Joca Pongolola" w:date="2026-06-16T18:14:00Z" w16du:dateUtc="2026-06-16T17:14:00Z">
              <w:rPr/>
            </w:rPrChange>
          </w:rPr>
          <w:instrText>HYPERLINK "https://www.kixicredito.ao"</w:instrText>
        </w:r>
        <w:r w:rsidRPr="007E1644">
          <w:rPr>
            <w:rFonts w:ascii="Times New Roman" w:hAnsi="Times New Roman" w:cs="Times New Roman"/>
            <w:i/>
            <w:iCs/>
            <w:rPrChange w:id="407" w:author="Joca Pongolola" w:date="2026-06-16T18:14:00Z" w16du:dateUtc="2026-06-16T17:14:00Z">
              <w:rPr/>
            </w:rPrChange>
          </w:rPr>
        </w:r>
        <w:r w:rsidRPr="007E1644">
          <w:rPr>
            <w:rFonts w:ascii="Times New Roman" w:hAnsi="Times New Roman" w:cs="Times New Roman"/>
            <w:i/>
            <w:iCs/>
            <w:rPrChange w:id="408" w:author="Joca Pongolola" w:date="2026-06-16T18:14:00Z" w16du:dateUtc="2026-06-16T17:14:00Z">
              <w:rPr/>
            </w:rPrChange>
          </w:rPr>
          <w:fldChar w:fldCharType="separate"/>
        </w:r>
        <w:r w:rsidRPr="007E1644">
          <w:rPr>
            <w:rStyle w:val="Hiperligao"/>
            <w:rFonts w:ascii="Times New Roman" w:hAnsi="Times New Roman" w:cs="Times New Roman"/>
            <w:i/>
            <w:iCs/>
            <w:rPrChange w:id="409" w:author="Joca Pongolola" w:date="2026-06-16T18:14:00Z" w16du:dateUtc="2026-06-16T17:14:00Z">
              <w:rPr>
                <w:rStyle w:val="Hiperligao"/>
              </w:rPr>
            </w:rPrChange>
          </w:rPr>
          <w:t>https://www.kixicredito.ao</w:t>
        </w:r>
      </w:ins>
      <w:ins w:id="410" w:author="Joca Pongolola" w:date="2026-06-16T18:13:00Z" w16du:dateUtc="2026-06-16T17:13:00Z">
        <w:r w:rsidRPr="007E1644">
          <w:rPr>
            <w:rFonts w:ascii="Times New Roman" w:hAnsi="Times New Roman" w:cs="Times New Roman"/>
            <w:i/>
            <w:iCs/>
            <w:rPrChange w:id="411" w:author="Joca Pongolola" w:date="2026-06-16T18:14:00Z" w16du:dateUtc="2026-06-16T17:14:00Z">
              <w:rPr/>
            </w:rPrChange>
          </w:rPr>
          <w:fldChar w:fldCharType="end"/>
        </w:r>
      </w:ins>
    </w:p>
    <w:p w14:paraId="5D4854B4" w14:textId="43BC7755" w:rsidR="00D412C2" w:rsidRPr="007E1644" w:rsidRDefault="00D412C2" w:rsidP="007E1644">
      <w:pPr>
        <w:spacing w:line="360" w:lineRule="auto"/>
        <w:rPr>
          <w:ins w:id="412" w:author="Joca Pongolola" w:date="2026-06-16T18:13:00Z"/>
          <w:rFonts w:ascii="Times New Roman" w:hAnsi="Times New Roman" w:cs="Times New Roman"/>
          <w:i/>
          <w:iCs/>
          <w:rPrChange w:id="413" w:author="Joca Pongolola" w:date="2026-06-16T18:14:00Z" w16du:dateUtc="2026-06-16T17:14:00Z">
            <w:rPr>
              <w:ins w:id="414" w:author="Joca Pongolola" w:date="2026-06-16T18:13:00Z"/>
            </w:rPr>
          </w:rPrChange>
        </w:rPr>
        <w:pPrChange w:id="415" w:author="Joca Pongolola" w:date="2026-06-16T18:14:00Z" w16du:dateUtc="2026-06-16T17:14:00Z">
          <w:pPr/>
        </w:pPrChange>
      </w:pPr>
      <w:ins w:id="416" w:author="Joca Pongolola" w:date="2026-06-16T18:14:00Z">
        <w:r w:rsidRPr="007E1644">
          <w:rPr>
            <w:rFonts w:ascii="Times New Roman" w:hAnsi="Times New Roman" w:cs="Times New Roman"/>
            <w:i/>
            <w:iCs/>
            <w:rPrChange w:id="417" w:author="Joca Pongolola" w:date="2026-06-16T18:14:00Z" w16du:dateUtc="2026-06-16T17:14:00Z">
              <w:rPr/>
            </w:rPrChange>
          </w:rPr>
          <w:t xml:space="preserve">Acesso em: </w:t>
        </w:r>
      </w:ins>
      <w:ins w:id="418" w:author="Joca Pongolola" w:date="2026-06-16T18:14:00Z" w16du:dateUtc="2026-06-16T17:14:00Z">
        <w:r w:rsidRPr="007E1644">
          <w:rPr>
            <w:rFonts w:ascii="Times New Roman" w:hAnsi="Times New Roman" w:cs="Times New Roman"/>
            <w:i/>
            <w:iCs/>
            <w:rPrChange w:id="419" w:author="Joca Pongolola" w:date="2026-06-16T18:14:00Z" w16du:dateUtc="2026-06-16T17:14:00Z">
              <w:rPr/>
            </w:rPrChange>
          </w:rPr>
          <w:t>02</w:t>
        </w:r>
      </w:ins>
      <w:ins w:id="420" w:author="Joca Pongolola" w:date="2026-06-16T18:14:00Z">
        <w:r w:rsidRPr="007E1644">
          <w:rPr>
            <w:rFonts w:ascii="Times New Roman" w:hAnsi="Times New Roman" w:cs="Times New Roman"/>
            <w:i/>
            <w:iCs/>
            <w:rPrChange w:id="421" w:author="Joca Pongolola" w:date="2026-06-16T18:14:00Z" w16du:dateUtc="2026-06-16T17:14:00Z">
              <w:rPr/>
            </w:rPrChange>
          </w:rPr>
          <w:t xml:space="preserve"> jun. 2026.</w:t>
        </w:r>
      </w:ins>
    </w:p>
    <w:p w14:paraId="17CDB6AE" w14:textId="77777777" w:rsidR="00396152" w:rsidRPr="00396152" w:rsidRDefault="00396152" w:rsidP="00396152">
      <w:pPr>
        <w:pPrChange w:id="422" w:author="Joca Pongolola" w:date="2026-06-16T18:10:00Z" w16du:dateUtc="2026-06-16T17:10:00Z">
          <w:pPr>
            <w:pStyle w:val="Ttulo1"/>
            <w:ind w:left="1288"/>
          </w:pPr>
        </w:pPrChange>
      </w:pPr>
    </w:p>
    <w:sectPr w:rsidR="00396152" w:rsidRPr="0039615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7CB4D" w14:textId="77777777" w:rsidR="00B6782B" w:rsidRDefault="00B6782B" w:rsidP="00CD5DC2">
      <w:pPr>
        <w:spacing w:after="0" w:line="240" w:lineRule="auto"/>
      </w:pPr>
      <w:r>
        <w:separator/>
      </w:r>
    </w:p>
  </w:endnote>
  <w:endnote w:type="continuationSeparator" w:id="0">
    <w:p w14:paraId="07666F09" w14:textId="77777777" w:rsidR="00B6782B" w:rsidRDefault="00B6782B" w:rsidP="00CD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896BD" w14:textId="77777777" w:rsidR="00B6782B" w:rsidRDefault="00B6782B" w:rsidP="00CD5DC2">
      <w:pPr>
        <w:spacing w:after="0" w:line="240" w:lineRule="auto"/>
      </w:pPr>
      <w:r>
        <w:separator/>
      </w:r>
    </w:p>
  </w:footnote>
  <w:footnote w:type="continuationSeparator" w:id="0">
    <w:p w14:paraId="2E4FF720" w14:textId="77777777" w:rsidR="00B6782B" w:rsidRDefault="00B6782B" w:rsidP="00CD5D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B99"/>
    <w:multiLevelType w:val="multilevel"/>
    <w:tmpl w:val="E9A60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4287"/>
    <w:multiLevelType w:val="multilevel"/>
    <w:tmpl w:val="FC829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83D4B"/>
    <w:multiLevelType w:val="multilevel"/>
    <w:tmpl w:val="6AA6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01457F"/>
    <w:multiLevelType w:val="multilevel"/>
    <w:tmpl w:val="AB8ED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3C6296"/>
    <w:multiLevelType w:val="hybridMultilevel"/>
    <w:tmpl w:val="9CE8EFC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6F5D2D"/>
    <w:multiLevelType w:val="multilevel"/>
    <w:tmpl w:val="8A00C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63497"/>
    <w:multiLevelType w:val="multilevel"/>
    <w:tmpl w:val="92F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D5E97"/>
    <w:multiLevelType w:val="hybridMultilevel"/>
    <w:tmpl w:val="1A28D7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5D24D5B"/>
    <w:multiLevelType w:val="hybridMultilevel"/>
    <w:tmpl w:val="A7EC8144"/>
    <w:lvl w:ilvl="0" w:tplc="BD8E7DBE">
      <w:start w:val="1"/>
      <w:numFmt w:val="decimal"/>
      <w:lvlText w:val="%1."/>
      <w:lvlJc w:val="left"/>
      <w:pPr>
        <w:ind w:left="1288"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19231227"/>
    <w:multiLevelType w:val="multilevel"/>
    <w:tmpl w:val="29AC0732"/>
    <w:lvl w:ilvl="0">
      <w:start w:val="1"/>
      <w:numFmt w:val="decimal"/>
      <w:lvlText w:val="%1."/>
      <w:lvlJc w:val="left"/>
      <w:pPr>
        <w:ind w:left="720" w:hanging="360"/>
      </w:pPr>
    </w:lvl>
    <w:lvl w:ilvl="1">
      <w:start w:val="1"/>
      <w:numFmt w:val="decimal"/>
      <w:isLgl/>
      <w:lvlText w:val="%1.%2"/>
      <w:lvlJc w:val="left"/>
      <w:pPr>
        <w:ind w:left="928" w:hanging="36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10" w15:restartNumberingAfterBreak="0">
    <w:nsid w:val="19273025"/>
    <w:multiLevelType w:val="multilevel"/>
    <w:tmpl w:val="5386C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05F46"/>
    <w:multiLevelType w:val="hybridMultilevel"/>
    <w:tmpl w:val="39CE2270"/>
    <w:lvl w:ilvl="0" w:tplc="2430A9DA">
      <w:numFmt w:val="bullet"/>
      <w:lvlText w:val="•"/>
      <w:lvlJc w:val="left"/>
      <w:pPr>
        <w:ind w:left="1572" w:hanging="360"/>
      </w:pPr>
      <w:rPr>
        <w:rFonts w:ascii="Times New Roman" w:eastAsiaTheme="minorEastAsia" w:hAnsi="Times New Roman" w:cs="Times New Roman" w:hint="default"/>
      </w:rPr>
    </w:lvl>
    <w:lvl w:ilvl="1" w:tplc="08160003" w:tentative="1">
      <w:start w:val="1"/>
      <w:numFmt w:val="bullet"/>
      <w:lvlText w:val="o"/>
      <w:lvlJc w:val="left"/>
      <w:pPr>
        <w:ind w:left="2226" w:hanging="360"/>
      </w:pPr>
      <w:rPr>
        <w:rFonts w:ascii="Courier New" w:hAnsi="Courier New" w:cs="Courier New" w:hint="default"/>
      </w:rPr>
    </w:lvl>
    <w:lvl w:ilvl="2" w:tplc="08160005" w:tentative="1">
      <w:start w:val="1"/>
      <w:numFmt w:val="bullet"/>
      <w:lvlText w:val=""/>
      <w:lvlJc w:val="left"/>
      <w:pPr>
        <w:ind w:left="2946" w:hanging="360"/>
      </w:pPr>
      <w:rPr>
        <w:rFonts w:ascii="Wingdings" w:hAnsi="Wingdings" w:hint="default"/>
      </w:rPr>
    </w:lvl>
    <w:lvl w:ilvl="3" w:tplc="08160001" w:tentative="1">
      <w:start w:val="1"/>
      <w:numFmt w:val="bullet"/>
      <w:lvlText w:val=""/>
      <w:lvlJc w:val="left"/>
      <w:pPr>
        <w:ind w:left="3666" w:hanging="360"/>
      </w:pPr>
      <w:rPr>
        <w:rFonts w:ascii="Symbol" w:hAnsi="Symbol" w:hint="default"/>
      </w:rPr>
    </w:lvl>
    <w:lvl w:ilvl="4" w:tplc="08160003" w:tentative="1">
      <w:start w:val="1"/>
      <w:numFmt w:val="bullet"/>
      <w:lvlText w:val="o"/>
      <w:lvlJc w:val="left"/>
      <w:pPr>
        <w:ind w:left="4386" w:hanging="360"/>
      </w:pPr>
      <w:rPr>
        <w:rFonts w:ascii="Courier New" w:hAnsi="Courier New" w:cs="Courier New" w:hint="default"/>
      </w:rPr>
    </w:lvl>
    <w:lvl w:ilvl="5" w:tplc="08160005" w:tentative="1">
      <w:start w:val="1"/>
      <w:numFmt w:val="bullet"/>
      <w:lvlText w:val=""/>
      <w:lvlJc w:val="left"/>
      <w:pPr>
        <w:ind w:left="5106" w:hanging="360"/>
      </w:pPr>
      <w:rPr>
        <w:rFonts w:ascii="Wingdings" w:hAnsi="Wingdings" w:hint="default"/>
      </w:rPr>
    </w:lvl>
    <w:lvl w:ilvl="6" w:tplc="08160001" w:tentative="1">
      <w:start w:val="1"/>
      <w:numFmt w:val="bullet"/>
      <w:lvlText w:val=""/>
      <w:lvlJc w:val="left"/>
      <w:pPr>
        <w:ind w:left="5826" w:hanging="360"/>
      </w:pPr>
      <w:rPr>
        <w:rFonts w:ascii="Symbol" w:hAnsi="Symbol" w:hint="default"/>
      </w:rPr>
    </w:lvl>
    <w:lvl w:ilvl="7" w:tplc="08160003" w:tentative="1">
      <w:start w:val="1"/>
      <w:numFmt w:val="bullet"/>
      <w:lvlText w:val="o"/>
      <w:lvlJc w:val="left"/>
      <w:pPr>
        <w:ind w:left="6546" w:hanging="360"/>
      </w:pPr>
      <w:rPr>
        <w:rFonts w:ascii="Courier New" w:hAnsi="Courier New" w:cs="Courier New" w:hint="default"/>
      </w:rPr>
    </w:lvl>
    <w:lvl w:ilvl="8" w:tplc="08160005" w:tentative="1">
      <w:start w:val="1"/>
      <w:numFmt w:val="bullet"/>
      <w:lvlText w:val=""/>
      <w:lvlJc w:val="left"/>
      <w:pPr>
        <w:ind w:left="7266" w:hanging="360"/>
      </w:pPr>
      <w:rPr>
        <w:rFonts w:ascii="Wingdings" w:hAnsi="Wingdings" w:hint="default"/>
      </w:rPr>
    </w:lvl>
  </w:abstractNum>
  <w:abstractNum w:abstractNumId="12" w15:restartNumberingAfterBreak="0">
    <w:nsid w:val="20DC4F93"/>
    <w:multiLevelType w:val="multilevel"/>
    <w:tmpl w:val="EACE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D64F43"/>
    <w:multiLevelType w:val="multilevel"/>
    <w:tmpl w:val="13DC4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0126AD"/>
    <w:multiLevelType w:val="multilevel"/>
    <w:tmpl w:val="D3644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80FD7"/>
    <w:multiLevelType w:val="multilevel"/>
    <w:tmpl w:val="BAA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317CFE"/>
    <w:multiLevelType w:val="multilevel"/>
    <w:tmpl w:val="688E95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AD7F1D"/>
    <w:multiLevelType w:val="multilevel"/>
    <w:tmpl w:val="8D2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C526AF"/>
    <w:multiLevelType w:val="multilevel"/>
    <w:tmpl w:val="7F26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C5653F"/>
    <w:multiLevelType w:val="multilevel"/>
    <w:tmpl w:val="C2F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377EB8"/>
    <w:multiLevelType w:val="multilevel"/>
    <w:tmpl w:val="7D3E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FF6E71"/>
    <w:multiLevelType w:val="multilevel"/>
    <w:tmpl w:val="6360E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E005D"/>
    <w:multiLevelType w:val="multilevel"/>
    <w:tmpl w:val="3D5E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5A2587"/>
    <w:multiLevelType w:val="multilevel"/>
    <w:tmpl w:val="C52E2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B56617"/>
    <w:multiLevelType w:val="hybridMultilevel"/>
    <w:tmpl w:val="BE7043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426B3A7E"/>
    <w:multiLevelType w:val="multilevel"/>
    <w:tmpl w:val="79EA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4380D"/>
    <w:multiLevelType w:val="multilevel"/>
    <w:tmpl w:val="F0F8E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9D6D59"/>
    <w:multiLevelType w:val="hybridMultilevel"/>
    <w:tmpl w:val="08E6CFD0"/>
    <w:lvl w:ilvl="0" w:tplc="0816000F">
      <w:start w:val="1"/>
      <w:numFmt w:val="decimal"/>
      <w:lvlText w:val="%1."/>
      <w:lvlJc w:val="left"/>
      <w:pPr>
        <w:ind w:left="1288" w:hanging="360"/>
      </w:pPr>
    </w:lvl>
    <w:lvl w:ilvl="1" w:tplc="08160019" w:tentative="1">
      <w:start w:val="1"/>
      <w:numFmt w:val="lowerLetter"/>
      <w:lvlText w:val="%2."/>
      <w:lvlJc w:val="left"/>
      <w:pPr>
        <w:ind w:left="2008" w:hanging="360"/>
      </w:pPr>
    </w:lvl>
    <w:lvl w:ilvl="2" w:tplc="0816001B" w:tentative="1">
      <w:start w:val="1"/>
      <w:numFmt w:val="lowerRoman"/>
      <w:lvlText w:val="%3."/>
      <w:lvlJc w:val="right"/>
      <w:pPr>
        <w:ind w:left="2728" w:hanging="180"/>
      </w:pPr>
    </w:lvl>
    <w:lvl w:ilvl="3" w:tplc="0816000F" w:tentative="1">
      <w:start w:val="1"/>
      <w:numFmt w:val="decimal"/>
      <w:lvlText w:val="%4."/>
      <w:lvlJc w:val="left"/>
      <w:pPr>
        <w:ind w:left="3448" w:hanging="360"/>
      </w:pPr>
    </w:lvl>
    <w:lvl w:ilvl="4" w:tplc="08160019" w:tentative="1">
      <w:start w:val="1"/>
      <w:numFmt w:val="lowerLetter"/>
      <w:lvlText w:val="%5."/>
      <w:lvlJc w:val="left"/>
      <w:pPr>
        <w:ind w:left="4168" w:hanging="360"/>
      </w:pPr>
    </w:lvl>
    <w:lvl w:ilvl="5" w:tplc="0816001B" w:tentative="1">
      <w:start w:val="1"/>
      <w:numFmt w:val="lowerRoman"/>
      <w:lvlText w:val="%6."/>
      <w:lvlJc w:val="right"/>
      <w:pPr>
        <w:ind w:left="4888" w:hanging="180"/>
      </w:pPr>
    </w:lvl>
    <w:lvl w:ilvl="6" w:tplc="0816000F" w:tentative="1">
      <w:start w:val="1"/>
      <w:numFmt w:val="decimal"/>
      <w:lvlText w:val="%7."/>
      <w:lvlJc w:val="left"/>
      <w:pPr>
        <w:ind w:left="5608" w:hanging="360"/>
      </w:pPr>
    </w:lvl>
    <w:lvl w:ilvl="7" w:tplc="08160019" w:tentative="1">
      <w:start w:val="1"/>
      <w:numFmt w:val="lowerLetter"/>
      <w:lvlText w:val="%8."/>
      <w:lvlJc w:val="left"/>
      <w:pPr>
        <w:ind w:left="6328" w:hanging="360"/>
      </w:pPr>
    </w:lvl>
    <w:lvl w:ilvl="8" w:tplc="0816001B" w:tentative="1">
      <w:start w:val="1"/>
      <w:numFmt w:val="lowerRoman"/>
      <w:lvlText w:val="%9."/>
      <w:lvlJc w:val="right"/>
      <w:pPr>
        <w:ind w:left="7048" w:hanging="180"/>
      </w:pPr>
    </w:lvl>
  </w:abstractNum>
  <w:abstractNum w:abstractNumId="28" w15:restartNumberingAfterBreak="0">
    <w:nsid w:val="47A83BFE"/>
    <w:multiLevelType w:val="multilevel"/>
    <w:tmpl w:val="746C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D62FD"/>
    <w:multiLevelType w:val="multilevel"/>
    <w:tmpl w:val="9C0C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21CF4"/>
    <w:multiLevelType w:val="hybridMultilevel"/>
    <w:tmpl w:val="E7A4302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4C977378"/>
    <w:multiLevelType w:val="multilevel"/>
    <w:tmpl w:val="0F60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3042D0"/>
    <w:multiLevelType w:val="multilevel"/>
    <w:tmpl w:val="BA4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176A2C"/>
    <w:multiLevelType w:val="hybridMultilevel"/>
    <w:tmpl w:val="EF1CBA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4" w15:restartNumberingAfterBreak="0">
    <w:nsid w:val="4F8618B0"/>
    <w:multiLevelType w:val="multilevel"/>
    <w:tmpl w:val="7C2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3E120F"/>
    <w:multiLevelType w:val="multilevel"/>
    <w:tmpl w:val="138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F6CE5"/>
    <w:multiLevelType w:val="multilevel"/>
    <w:tmpl w:val="3E48A9BE"/>
    <w:lvl w:ilvl="0">
      <w:start w:val="1"/>
      <w:numFmt w:val="decimal"/>
      <w:lvlText w:val="%1."/>
      <w:lvlJc w:val="left"/>
      <w:pPr>
        <w:ind w:left="720" w:hanging="360"/>
      </w:pPr>
    </w:lvl>
    <w:lvl w:ilvl="1">
      <w:start w:val="1"/>
      <w:numFmt w:val="decimal"/>
      <w:pStyle w:val="Ttulo2"/>
      <w:isLgl/>
      <w:lvlText w:val="%1.%2"/>
      <w:lvlJc w:val="left"/>
      <w:pPr>
        <w:ind w:left="786" w:hanging="360"/>
      </w:p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5EF65145"/>
    <w:multiLevelType w:val="multilevel"/>
    <w:tmpl w:val="02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D0A91"/>
    <w:multiLevelType w:val="multilevel"/>
    <w:tmpl w:val="1DAA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255CC8"/>
    <w:multiLevelType w:val="multilevel"/>
    <w:tmpl w:val="37EE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81042E"/>
    <w:multiLevelType w:val="multilevel"/>
    <w:tmpl w:val="111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571DFA"/>
    <w:multiLevelType w:val="multilevel"/>
    <w:tmpl w:val="7882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18347D"/>
    <w:multiLevelType w:val="hybridMultilevel"/>
    <w:tmpl w:val="A5F098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0890CCB"/>
    <w:multiLevelType w:val="multilevel"/>
    <w:tmpl w:val="EEBE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4E6C48"/>
    <w:multiLevelType w:val="multilevel"/>
    <w:tmpl w:val="AD7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DE1EFD"/>
    <w:multiLevelType w:val="multilevel"/>
    <w:tmpl w:val="1AF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B4CEA"/>
    <w:multiLevelType w:val="multilevel"/>
    <w:tmpl w:val="D6FC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690761">
    <w:abstractNumId w:val="35"/>
  </w:num>
  <w:num w:numId="2" w16cid:durableId="329335550">
    <w:abstractNumId w:val="36"/>
  </w:num>
  <w:num w:numId="3" w16cid:durableId="1643197142">
    <w:abstractNumId w:val="42"/>
  </w:num>
  <w:num w:numId="4" w16cid:durableId="1061440380">
    <w:abstractNumId w:val="4"/>
  </w:num>
  <w:num w:numId="5" w16cid:durableId="1801531476">
    <w:abstractNumId w:val="33"/>
  </w:num>
  <w:num w:numId="6" w16cid:durableId="1974552031">
    <w:abstractNumId w:val="24"/>
  </w:num>
  <w:num w:numId="7" w16cid:durableId="601036402">
    <w:abstractNumId w:val="30"/>
  </w:num>
  <w:num w:numId="8" w16cid:durableId="1909029460">
    <w:abstractNumId w:val="16"/>
  </w:num>
  <w:num w:numId="9" w16cid:durableId="691885461">
    <w:abstractNumId w:val="37"/>
  </w:num>
  <w:num w:numId="10" w16cid:durableId="5911872">
    <w:abstractNumId w:val="7"/>
  </w:num>
  <w:num w:numId="11" w16cid:durableId="2077042831">
    <w:abstractNumId w:val="32"/>
  </w:num>
  <w:num w:numId="12" w16cid:durableId="423112919">
    <w:abstractNumId w:val="20"/>
  </w:num>
  <w:num w:numId="13" w16cid:durableId="210194011">
    <w:abstractNumId w:val="17"/>
  </w:num>
  <w:num w:numId="14" w16cid:durableId="306059171">
    <w:abstractNumId w:val="39"/>
  </w:num>
  <w:num w:numId="15" w16cid:durableId="293102919">
    <w:abstractNumId w:val="2"/>
  </w:num>
  <w:num w:numId="16" w16cid:durableId="1847401526">
    <w:abstractNumId w:val="14"/>
  </w:num>
  <w:num w:numId="17" w16cid:durableId="9335916">
    <w:abstractNumId w:val="41"/>
  </w:num>
  <w:num w:numId="18" w16cid:durableId="306397969">
    <w:abstractNumId w:val="18"/>
  </w:num>
  <w:num w:numId="19" w16cid:durableId="654187698">
    <w:abstractNumId w:val="23"/>
  </w:num>
  <w:num w:numId="20" w16cid:durableId="147402133">
    <w:abstractNumId w:val="10"/>
  </w:num>
  <w:num w:numId="21" w16cid:durableId="2079092111">
    <w:abstractNumId w:val="44"/>
  </w:num>
  <w:num w:numId="22" w16cid:durableId="1015031737">
    <w:abstractNumId w:val="31"/>
  </w:num>
  <w:num w:numId="23" w16cid:durableId="998119392">
    <w:abstractNumId w:val="13"/>
  </w:num>
  <w:num w:numId="24" w16cid:durableId="1875458279">
    <w:abstractNumId w:val="5"/>
  </w:num>
  <w:num w:numId="25" w16cid:durableId="1025211225">
    <w:abstractNumId w:val="25"/>
  </w:num>
  <w:num w:numId="26" w16cid:durableId="1806922050">
    <w:abstractNumId w:val="38"/>
  </w:num>
  <w:num w:numId="27" w16cid:durableId="669143415">
    <w:abstractNumId w:val="19"/>
  </w:num>
  <w:num w:numId="28" w16cid:durableId="677345200">
    <w:abstractNumId w:val="1"/>
  </w:num>
  <w:num w:numId="29" w16cid:durableId="1379743578">
    <w:abstractNumId w:val="45"/>
  </w:num>
  <w:num w:numId="30" w16cid:durableId="1851916535">
    <w:abstractNumId w:val="15"/>
  </w:num>
  <w:num w:numId="31" w16cid:durableId="720593513">
    <w:abstractNumId w:val="26"/>
  </w:num>
  <w:num w:numId="32" w16cid:durableId="1640651488">
    <w:abstractNumId w:val="21"/>
  </w:num>
  <w:num w:numId="33" w16cid:durableId="1286891430">
    <w:abstractNumId w:val="46"/>
  </w:num>
  <w:num w:numId="34" w16cid:durableId="1795976208">
    <w:abstractNumId w:val="3"/>
  </w:num>
  <w:num w:numId="35" w16cid:durableId="778381313">
    <w:abstractNumId w:val="40"/>
  </w:num>
  <w:num w:numId="36" w16cid:durableId="317804039">
    <w:abstractNumId w:val="43"/>
  </w:num>
  <w:num w:numId="37" w16cid:durableId="207886634">
    <w:abstractNumId w:val="22"/>
  </w:num>
  <w:num w:numId="38" w16cid:durableId="734815587">
    <w:abstractNumId w:val="12"/>
  </w:num>
  <w:num w:numId="39" w16cid:durableId="422144768">
    <w:abstractNumId w:val="28"/>
  </w:num>
  <w:num w:numId="40" w16cid:durableId="1897742252">
    <w:abstractNumId w:val="6"/>
  </w:num>
  <w:num w:numId="41" w16cid:durableId="1169638342">
    <w:abstractNumId w:val="27"/>
  </w:num>
  <w:num w:numId="42" w16cid:durableId="760681193">
    <w:abstractNumId w:val="9"/>
  </w:num>
  <w:num w:numId="43" w16cid:durableId="2035961943">
    <w:abstractNumId w:val="0"/>
  </w:num>
  <w:num w:numId="44" w16cid:durableId="1738867400">
    <w:abstractNumId w:val="34"/>
  </w:num>
  <w:num w:numId="45" w16cid:durableId="1279222141">
    <w:abstractNumId w:val="36"/>
    <w:lvlOverride w:ilvl="0">
      <w:startOverride w:val="1"/>
    </w:lvlOverride>
    <w:lvlOverride w:ilvl="1">
      <w:startOverride w:val="1"/>
    </w:lvlOverride>
  </w:num>
  <w:num w:numId="46" w16cid:durableId="1595163225">
    <w:abstractNumId w:val="11"/>
  </w:num>
  <w:num w:numId="47" w16cid:durableId="743600132">
    <w:abstractNumId w:val="8"/>
  </w:num>
  <w:num w:numId="48" w16cid:durableId="1937513721">
    <w:abstractNumId w:val="29"/>
  </w:num>
  <w:numIdMacAtCleanup w:val="4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ca Pongolola">
    <w15:presenceInfo w15:providerId="Windows Live" w15:userId="dca85a13fc5cb5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7EE"/>
    <w:rsid w:val="000016A9"/>
    <w:rsid w:val="00053D06"/>
    <w:rsid w:val="000B73AD"/>
    <w:rsid w:val="00120A7A"/>
    <w:rsid w:val="001558AE"/>
    <w:rsid w:val="00160E77"/>
    <w:rsid w:val="00173B71"/>
    <w:rsid w:val="001A430D"/>
    <w:rsid w:val="001A775E"/>
    <w:rsid w:val="001C2DDA"/>
    <w:rsid w:val="001C6A32"/>
    <w:rsid w:val="00254C25"/>
    <w:rsid w:val="002C6BD0"/>
    <w:rsid w:val="002E659F"/>
    <w:rsid w:val="002E6E0D"/>
    <w:rsid w:val="002F3FBB"/>
    <w:rsid w:val="00302E78"/>
    <w:rsid w:val="003416CD"/>
    <w:rsid w:val="003602B4"/>
    <w:rsid w:val="003647C6"/>
    <w:rsid w:val="00396152"/>
    <w:rsid w:val="003A1AB7"/>
    <w:rsid w:val="003A2A14"/>
    <w:rsid w:val="003B15E4"/>
    <w:rsid w:val="003B3BB2"/>
    <w:rsid w:val="003E43C5"/>
    <w:rsid w:val="003F3C3F"/>
    <w:rsid w:val="00426A07"/>
    <w:rsid w:val="004342E0"/>
    <w:rsid w:val="004810E0"/>
    <w:rsid w:val="00496798"/>
    <w:rsid w:val="004A7DF9"/>
    <w:rsid w:val="004B24E0"/>
    <w:rsid w:val="004B5606"/>
    <w:rsid w:val="004B7A71"/>
    <w:rsid w:val="004E4A29"/>
    <w:rsid w:val="004E5D7D"/>
    <w:rsid w:val="004F2BAC"/>
    <w:rsid w:val="00540CA8"/>
    <w:rsid w:val="00543F31"/>
    <w:rsid w:val="00553EE5"/>
    <w:rsid w:val="00563DEC"/>
    <w:rsid w:val="005640C2"/>
    <w:rsid w:val="00586E34"/>
    <w:rsid w:val="005B26A4"/>
    <w:rsid w:val="005C5087"/>
    <w:rsid w:val="005F7BAE"/>
    <w:rsid w:val="00600E4C"/>
    <w:rsid w:val="0063202A"/>
    <w:rsid w:val="00636725"/>
    <w:rsid w:val="006373EA"/>
    <w:rsid w:val="006537EE"/>
    <w:rsid w:val="00660683"/>
    <w:rsid w:val="00660ECA"/>
    <w:rsid w:val="00672B98"/>
    <w:rsid w:val="006A73A4"/>
    <w:rsid w:val="006B3751"/>
    <w:rsid w:val="006B6E48"/>
    <w:rsid w:val="006C7C8A"/>
    <w:rsid w:val="006D432C"/>
    <w:rsid w:val="006E4A5D"/>
    <w:rsid w:val="007040BF"/>
    <w:rsid w:val="0075609F"/>
    <w:rsid w:val="007944BE"/>
    <w:rsid w:val="007A4762"/>
    <w:rsid w:val="007E1644"/>
    <w:rsid w:val="007E2DDE"/>
    <w:rsid w:val="00820561"/>
    <w:rsid w:val="00865B10"/>
    <w:rsid w:val="00874777"/>
    <w:rsid w:val="00880233"/>
    <w:rsid w:val="00884AEE"/>
    <w:rsid w:val="008C4F33"/>
    <w:rsid w:val="008E08D7"/>
    <w:rsid w:val="009004E4"/>
    <w:rsid w:val="00943B63"/>
    <w:rsid w:val="00952B24"/>
    <w:rsid w:val="0098572C"/>
    <w:rsid w:val="009B0FCA"/>
    <w:rsid w:val="009B670B"/>
    <w:rsid w:val="009E6C33"/>
    <w:rsid w:val="009F7739"/>
    <w:rsid w:val="00A05A4F"/>
    <w:rsid w:val="00A45662"/>
    <w:rsid w:val="00A57B20"/>
    <w:rsid w:val="00A711F4"/>
    <w:rsid w:val="00AE3C1A"/>
    <w:rsid w:val="00B10E68"/>
    <w:rsid w:val="00B21158"/>
    <w:rsid w:val="00B55488"/>
    <w:rsid w:val="00B6782B"/>
    <w:rsid w:val="00BE275B"/>
    <w:rsid w:val="00C108D9"/>
    <w:rsid w:val="00C45C12"/>
    <w:rsid w:val="00CD5DC2"/>
    <w:rsid w:val="00CE399F"/>
    <w:rsid w:val="00CF6F34"/>
    <w:rsid w:val="00D03B1E"/>
    <w:rsid w:val="00D1415C"/>
    <w:rsid w:val="00D16525"/>
    <w:rsid w:val="00D25275"/>
    <w:rsid w:val="00D3427F"/>
    <w:rsid w:val="00D412C2"/>
    <w:rsid w:val="00D456B0"/>
    <w:rsid w:val="00D66D80"/>
    <w:rsid w:val="00D7153C"/>
    <w:rsid w:val="00DB6130"/>
    <w:rsid w:val="00DD67CB"/>
    <w:rsid w:val="00DF2EDA"/>
    <w:rsid w:val="00DF6C67"/>
    <w:rsid w:val="00E05413"/>
    <w:rsid w:val="00E14A65"/>
    <w:rsid w:val="00E36322"/>
    <w:rsid w:val="00E41420"/>
    <w:rsid w:val="00E4495E"/>
    <w:rsid w:val="00E60CAA"/>
    <w:rsid w:val="00E85ABE"/>
    <w:rsid w:val="00E96C58"/>
    <w:rsid w:val="00EB6ADF"/>
    <w:rsid w:val="00EF0191"/>
    <w:rsid w:val="00F029FF"/>
    <w:rsid w:val="00F33182"/>
    <w:rsid w:val="00F40CF3"/>
    <w:rsid w:val="00F60DB7"/>
    <w:rsid w:val="00F71ECA"/>
  </w:rsids>
  <m:mathPr>
    <m:mathFont m:val="Cambria Math"/>
    <m:brkBin m:val="before"/>
    <m:brkBinSub m:val="--"/>
    <m:smallFrac m:val="0"/>
    <m:dispDef/>
    <m:lMargin m:val="0"/>
    <m:rMargin m:val="0"/>
    <m:defJc m:val="centerGroup"/>
    <m:wrapIndent m:val="1440"/>
    <m:intLim m:val="subSup"/>
    <m:naryLim m:val="undOvr"/>
  </m:mathPr>
  <w:themeFontLang w:val="pt-P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C895C"/>
  <w15:chartTrackingRefBased/>
  <w15:docId w15:val="{9191C09D-CC32-4898-85B6-D13B572A2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F7739"/>
    <w:pPr>
      <w:keepNext/>
      <w:keepLines/>
      <w:spacing w:before="360" w:after="80"/>
      <w:jc w:val="center"/>
      <w:outlineLvl w:val="0"/>
    </w:pPr>
    <w:rPr>
      <w:rFonts w:ascii="Times New Roman" w:eastAsiaTheme="majorEastAsia" w:hAnsi="Times New Roman" w:cs="Times New Roman"/>
      <w:b/>
      <w:bCs/>
      <w:color w:val="2F5496" w:themeColor="accent1" w:themeShade="BF"/>
    </w:rPr>
  </w:style>
  <w:style w:type="paragraph" w:styleId="Ttulo2">
    <w:name w:val="heading 2"/>
    <w:basedOn w:val="Normal"/>
    <w:next w:val="Normal"/>
    <w:link w:val="Ttulo2Carter"/>
    <w:uiPriority w:val="9"/>
    <w:unhideWhenUsed/>
    <w:qFormat/>
    <w:rsid w:val="00D16525"/>
    <w:pPr>
      <w:keepNext/>
      <w:keepLines/>
      <w:numPr>
        <w:ilvl w:val="1"/>
        <w:numId w:val="2"/>
      </w:numPr>
      <w:spacing w:before="160" w:after="80"/>
      <w:outlineLvl w:val="1"/>
    </w:pPr>
    <w:rPr>
      <w:rFonts w:ascii="Times New Roman" w:eastAsiaTheme="majorEastAsia" w:hAnsi="Times New Roman" w:cs="Times New Roman"/>
      <w:b/>
      <w:bCs/>
      <w:color w:val="2F5496" w:themeColor="accent1" w:themeShade="BF"/>
      <w:lang w:eastAsia="pt-PT"/>
    </w:rPr>
  </w:style>
  <w:style w:type="paragraph" w:styleId="Ttulo3">
    <w:name w:val="heading 3"/>
    <w:basedOn w:val="Normal"/>
    <w:next w:val="Normal"/>
    <w:link w:val="Ttulo3Carter"/>
    <w:uiPriority w:val="9"/>
    <w:semiHidden/>
    <w:unhideWhenUsed/>
    <w:qFormat/>
    <w:rsid w:val="006537E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6537E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6537E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6537E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6537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6537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6537EE"/>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F7739"/>
    <w:rPr>
      <w:rFonts w:ascii="Times New Roman" w:eastAsiaTheme="majorEastAsia" w:hAnsi="Times New Roman" w:cs="Times New Roman"/>
      <w:b/>
      <w:bCs/>
      <w:color w:val="2F5496" w:themeColor="accent1" w:themeShade="BF"/>
    </w:rPr>
  </w:style>
  <w:style w:type="character" w:customStyle="1" w:styleId="Ttulo2Carter">
    <w:name w:val="Título 2 Caráter"/>
    <w:basedOn w:val="Tipodeletrapredefinidodopargrafo"/>
    <w:link w:val="Ttulo2"/>
    <w:uiPriority w:val="9"/>
    <w:rsid w:val="00D16525"/>
    <w:rPr>
      <w:rFonts w:ascii="Times New Roman" w:eastAsiaTheme="majorEastAsia" w:hAnsi="Times New Roman" w:cs="Times New Roman"/>
      <w:b/>
      <w:bCs/>
      <w:color w:val="2F5496" w:themeColor="accent1" w:themeShade="BF"/>
      <w:lang w:eastAsia="pt-PT"/>
    </w:rPr>
  </w:style>
  <w:style w:type="character" w:customStyle="1" w:styleId="Ttulo3Carter">
    <w:name w:val="Título 3 Caráter"/>
    <w:basedOn w:val="Tipodeletrapredefinidodopargrafo"/>
    <w:link w:val="Ttulo3"/>
    <w:uiPriority w:val="9"/>
    <w:semiHidden/>
    <w:rsid w:val="006537EE"/>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6537EE"/>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6537EE"/>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6537EE"/>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6537EE"/>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6537EE"/>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6537EE"/>
    <w:rPr>
      <w:rFonts w:eastAsiaTheme="majorEastAsia" w:cstheme="majorBidi"/>
      <w:color w:val="272727" w:themeColor="text1" w:themeTint="D8"/>
    </w:rPr>
  </w:style>
  <w:style w:type="paragraph" w:styleId="Ttulo">
    <w:name w:val="Title"/>
    <w:basedOn w:val="Normal"/>
    <w:next w:val="Normal"/>
    <w:link w:val="TtuloCarter"/>
    <w:uiPriority w:val="10"/>
    <w:qFormat/>
    <w:rsid w:val="00653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6537E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543F31"/>
    <w:pPr>
      <w:spacing w:line="360" w:lineRule="auto"/>
      <w:ind w:left="360"/>
      <w:jc w:val="both"/>
    </w:pPr>
    <w:rPr>
      <w:rFonts w:asciiTheme="majorBidi" w:hAnsiTheme="majorBidi" w:cstheme="majorBidi"/>
      <w:b/>
      <w:bCs/>
      <w:lang w:eastAsia="pt-PT"/>
    </w:rPr>
  </w:style>
  <w:style w:type="character" w:customStyle="1" w:styleId="SubttuloCarter">
    <w:name w:val="Subtítulo Caráter"/>
    <w:basedOn w:val="Tipodeletrapredefinidodopargrafo"/>
    <w:link w:val="Subttulo"/>
    <w:uiPriority w:val="11"/>
    <w:rsid w:val="00543F31"/>
    <w:rPr>
      <w:rFonts w:asciiTheme="majorBidi" w:hAnsiTheme="majorBidi" w:cstheme="majorBidi"/>
      <w:b/>
      <w:bCs/>
      <w:lang w:eastAsia="pt-PT"/>
    </w:rPr>
  </w:style>
  <w:style w:type="paragraph" w:styleId="Citao">
    <w:name w:val="Quote"/>
    <w:basedOn w:val="Normal"/>
    <w:next w:val="Normal"/>
    <w:link w:val="CitaoCarter"/>
    <w:uiPriority w:val="29"/>
    <w:qFormat/>
    <w:rsid w:val="006537EE"/>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6537EE"/>
    <w:rPr>
      <w:i/>
      <w:iCs/>
      <w:color w:val="404040" w:themeColor="text1" w:themeTint="BF"/>
    </w:rPr>
  </w:style>
  <w:style w:type="paragraph" w:styleId="PargrafodaLista">
    <w:name w:val="List Paragraph"/>
    <w:basedOn w:val="Normal"/>
    <w:uiPriority w:val="34"/>
    <w:qFormat/>
    <w:rsid w:val="006537EE"/>
    <w:pPr>
      <w:ind w:left="720"/>
      <w:contextualSpacing/>
    </w:pPr>
  </w:style>
  <w:style w:type="character" w:styleId="nfaseIntensa">
    <w:name w:val="Intense Emphasis"/>
    <w:basedOn w:val="Tipodeletrapredefinidodopargrafo"/>
    <w:uiPriority w:val="21"/>
    <w:qFormat/>
    <w:rsid w:val="006537EE"/>
    <w:rPr>
      <w:i/>
      <w:iCs/>
      <w:color w:val="2F5496" w:themeColor="accent1" w:themeShade="BF"/>
    </w:rPr>
  </w:style>
  <w:style w:type="paragraph" w:styleId="CitaoIntensa">
    <w:name w:val="Intense Quote"/>
    <w:basedOn w:val="Normal"/>
    <w:next w:val="Normal"/>
    <w:link w:val="CitaoIntensaCarter"/>
    <w:uiPriority w:val="30"/>
    <w:qFormat/>
    <w:rsid w:val="006537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6537EE"/>
    <w:rPr>
      <w:i/>
      <w:iCs/>
      <w:color w:val="2F5496" w:themeColor="accent1" w:themeShade="BF"/>
    </w:rPr>
  </w:style>
  <w:style w:type="character" w:styleId="RefernciaIntensa">
    <w:name w:val="Intense Reference"/>
    <w:basedOn w:val="Tipodeletrapredefinidodopargrafo"/>
    <w:uiPriority w:val="32"/>
    <w:qFormat/>
    <w:rsid w:val="006537EE"/>
    <w:rPr>
      <w:b/>
      <w:bCs/>
      <w:smallCaps/>
      <w:color w:val="2F5496" w:themeColor="accent1" w:themeShade="BF"/>
      <w:spacing w:val="5"/>
    </w:rPr>
  </w:style>
  <w:style w:type="character" w:styleId="Hiperligao">
    <w:name w:val="Hyperlink"/>
    <w:basedOn w:val="Tipodeletrapredefinidodopargrafo"/>
    <w:uiPriority w:val="99"/>
    <w:unhideWhenUsed/>
    <w:rsid w:val="006B3751"/>
    <w:rPr>
      <w:color w:val="0563C1" w:themeColor="hyperlink"/>
      <w:u w:val="single"/>
    </w:rPr>
  </w:style>
  <w:style w:type="character" w:customStyle="1" w:styleId="MenoNoResolvida1">
    <w:name w:val="Menção Não Resolvida1"/>
    <w:basedOn w:val="Tipodeletrapredefinidodopargrafo"/>
    <w:uiPriority w:val="99"/>
    <w:semiHidden/>
    <w:unhideWhenUsed/>
    <w:rsid w:val="006B3751"/>
    <w:rPr>
      <w:color w:val="605E5C"/>
      <w:shd w:val="clear" w:color="auto" w:fill="E1DFDD"/>
    </w:rPr>
  </w:style>
  <w:style w:type="paragraph" w:styleId="NormalWeb">
    <w:name w:val="Normal (Web)"/>
    <w:basedOn w:val="Normal"/>
    <w:uiPriority w:val="99"/>
    <w:semiHidden/>
    <w:unhideWhenUsed/>
    <w:rsid w:val="007A4762"/>
    <w:pPr>
      <w:spacing w:before="100" w:beforeAutospacing="1" w:after="100" w:afterAutospacing="1" w:line="240" w:lineRule="auto"/>
    </w:pPr>
    <w:rPr>
      <w:rFonts w:ascii="Times New Roman" w:eastAsia="Times New Roman" w:hAnsi="Times New Roman" w:cs="Times New Roman"/>
      <w:kern w:val="0"/>
      <w:lang w:val="pt-BR" w:eastAsia="pt-BR"/>
      <w14:ligatures w14:val="none"/>
    </w:rPr>
  </w:style>
  <w:style w:type="character" w:customStyle="1" w:styleId="whitespace-normal">
    <w:name w:val="whitespace-normal"/>
    <w:basedOn w:val="Tipodeletrapredefinidodopargrafo"/>
    <w:rsid w:val="007A4762"/>
  </w:style>
  <w:style w:type="character" w:styleId="Forte">
    <w:name w:val="Strong"/>
    <w:basedOn w:val="Tipodeletrapredefinidodopargrafo"/>
    <w:uiPriority w:val="22"/>
    <w:qFormat/>
    <w:rsid w:val="007A4762"/>
    <w:rPr>
      <w:b/>
      <w:bCs/>
    </w:rPr>
  </w:style>
  <w:style w:type="paragraph" w:customStyle="1" w:styleId="isselectedend">
    <w:name w:val="isselectedend"/>
    <w:basedOn w:val="Normal"/>
    <w:rsid w:val="00B10E68"/>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Cabealhodondice">
    <w:name w:val="TOC Heading"/>
    <w:basedOn w:val="Ttulo1"/>
    <w:next w:val="Normal"/>
    <w:uiPriority w:val="39"/>
    <w:unhideWhenUsed/>
    <w:qFormat/>
    <w:rsid w:val="006373EA"/>
    <w:pPr>
      <w:spacing w:before="240" w:after="0" w:line="259" w:lineRule="auto"/>
      <w:jc w:val="left"/>
      <w:outlineLvl w:val="9"/>
    </w:pPr>
    <w:rPr>
      <w:rFonts w:asciiTheme="majorHAnsi" w:hAnsiTheme="majorHAnsi" w:cstheme="majorBidi"/>
      <w:b w:val="0"/>
      <w:bCs w:val="0"/>
      <w:kern w:val="0"/>
      <w:sz w:val="32"/>
      <w:szCs w:val="32"/>
      <w14:ligatures w14:val="none"/>
    </w:rPr>
  </w:style>
  <w:style w:type="paragraph" w:styleId="ndice1">
    <w:name w:val="toc 1"/>
    <w:basedOn w:val="Normal"/>
    <w:next w:val="Normal"/>
    <w:autoRedefine/>
    <w:uiPriority w:val="39"/>
    <w:unhideWhenUsed/>
    <w:rsid w:val="00884AEE"/>
    <w:pPr>
      <w:tabs>
        <w:tab w:val="right" w:leader="dot" w:pos="8494"/>
      </w:tabs>
      <w:spacing w:after="100"/>
    </w:pPr>
    <w:rPr>
      <w:rFonts w:asciiTheme="majorBidi" w:hAnsiTheme="majorBidi" w:cstheme="majorBidi"/>
      <w:b/>
      <w:bCs/>
      <w:noProof/>
    </w:rPr>
  </w:style>
  <w:style w:type="paragraph" w:styleId="ndice2">
    <w:name w:val="toc 2"/>
    <w:basedOn w:val="Normal"/>
    <w:next w:val="Normal"/>
    <w:autoRedefine/>
    <w:uiPriority w:val="39"/>
    <w:unhideWhenUsed/>
    <w:rsid w:val="006373EA"/>
    <w:pPr>
      <w:spacing w:after="100"/>
      <w:ind w:left="240"/>
    </w:pPr>
  </w:style>
  <w:style w:type="character" w:styleId="MenoNoResolvida">
    <w:name w:val="Unresolved Mention"/>
    <w:basedOn w:val="Tipodeletrapredefinidodopargrafo"/>
    <w:uiPriority w:val="99"/>
    <w:semiHidden/>
    <w:unhideWhenUsed/>
    <w:rsid w:val="00D1415C"/>
    <w:rPr>
      <w:color w:val="605E5C"/>
      <w:shd w:val="clear" w:color="auto" w:fill="E1DFDD"/>
    </w:rPr>
  </w:style>
  <w:style w:type="paragraph" w:styleId="Legenda">
    <w:name w:val="caption"/>
    <w:basedOn w:val="Normal"/>
    <w:next w:val="Normal"/>
    <w:uiPriority w:val="35"/>
    <w:unhideWhenUsed/>
    <w:qFormat/>
    <w:rsid w:val="00540CA8"/>
    <w:pPr>
      <w:spacing w:after="200" w:line="240" w:lineRule="auto"/>
    </w:pPr>
    <w:rPr>
      <w:i/>
      <w:iCs/>
      <w:color w:val="44546A" w:themeColor="text2"/>
      <w:sz w:val="18"/>
      <w:szCs w:val="18"/>
    </w:rPr>
  </w:style>
  <w:style w:type="paragraph" w:styleId="Cabealho">
    <w:name w:val="header"/>
    <w:basedOn w:val="Normal"/>
    <w:link w:val="CabealhoCarter"/>
    <w:uiPriority w:val="99"/>
    <w:unhideWhenUsed/>
    <w:rsid w:val="00CD5DC2"/>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CD5DC2"/>
  </w:style>
  <w:style w:type="paragraph" w:styleId="Rodap">
    <w:name w:val="footer"/>
    <w:basedOn w:val="Normal"/>
    <w:link w:val="RodapCarter"/>
    <w:uiPriority w:val="99"/>
    <w:unhideWhenUsed/>
    <w:rsid w:val="00CD5DC2"/>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CD5DC2"/>
  </w:style>
  <w:style w:type="character" w:styleId="Refdecomentrio">
    <w:name w:val="annotation reference"/>
    <w:basedOn w:val="Tipodeletrapredefinidodopargrafo"/>
    <w:uiPriority w:val="99"/>
    <w:semiHidden/>
    <w:unhideWhenUsed/>
    <w:rsid w:val="00B55488"/>
    <w:rPr>
      <w:sz w:val="16"/>
      <w:szCs w:val="16"/>
    </w:rPr>
  </w:style>
  <w:style w:type="paragraph" w:styleId="Textodecomentrio">
    <w:name w:val="annotation text"/>
    <w:basedOn w:val="Normal"/>
    <w:link w:val="TextodecomentrioCarter"/>
    <w:uiPriority w:val="99"/>
    <w:semiHidden/>
    <w:unhideWhenUsed/>
    <w:rsid w:val="00B55488"/>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B55488"/>
    <w:rPr>
      <w:sz w:val="20"/>
      <w:szCs w:val="20"/>
    </w:rPr>
  </w:style>
  <w:style w:type="paragraph" w:styleId="Assuntodecomentrio">
    <w:name w:val="annotation subject"/>
    <w:basedOn w:val="Textodecomentrio"/>
    <w:next w:val="Textodecomentrio"/>
    <w:link w:val="AssuntodecomentrioCarter"/>
    <w:uiPriority w:val="99"/>
    <w:semiHidden/>
    <w:unhideWhenUsed/>
    <w:rsid w:val="00B55488"/>
    <w:rPr>
      <w:b/>
      <w:bCs/>
    </w:rPr>
  </w:style>
  <w:style w:type="character" w:customStyle="1" w:styleId="AssuntodecomentrioCarter">
    <w:name w:val="Assunto de comentário Caráter"/>
    <w:basedOn w:val="TextodecomentrioCarter"/>
    <w:link w:val="Assuntodecomentrio"/>
    <w:uiPriority w:val="99"/>
    <w:semiHidden/>
    <w:rsid w:val="00B55488"/>
    <w:rPr>
      <w:b/>
      <w:bCs/>
      <w:sz w:val="20"/>
      <w:szCs w:val="20"/>
    </w:rPr>
  </w:style>
  <w:style w:type="paragraph" w:styleId="ndicedeilustraes">
    <w:name w:val="table of figures"/>
    <w:basedOn w:val="Normal"/>
    <w:next w:val="Normal"/>
    <w:uiPriority w:val="99"/>
    <w:unhideWhenUsed/>
    <w:rsid w:val="00BE275B"/>
    <w:pPr>
      <w:spacing w:after="0"/>
    </w:pPr>
  </w:style>
  <w:style w:type="paragraph" w:styleId="Reviso">
    <w:name w:val="Revision"/>
    <w:hidden/>
    <w:uiPriority w:val="99"/>
    <w:semiHidden/>
    <w:rsid w:val="00396152"/>
    <w:pPr>
      <w:spacing w:after="0" w:line="240" w:lineRule="auto"/>
    </w:pPr>
  </w:style>
  <w:style w:type="paragraph" w:styleId="Bibliografia">
    <w:name w:val="Bibliography"/>
    <w:basedOn w:val="Normal"/>
    <w:next w:val="Normal"/>
    <w:uiPriority w:val="37"/>
    <w:unhideWhenUsed/>
    <w:rsid w:val="003961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1325">
      <w:bodyDiv w:val="1"/>
      <w:marLeft w:val="0"/>
      <w:marRight w:val="0"/>
      <w:marTop w:val="0"/>
      <w:marBottom w:val="0"/>
      <w:divBdr>
        <w:top w:val="none" w:sz="0" w:space="0" w:color="auto"/>
        <w:left w:val="none" w:sz="0" w:space="0" w:color="auto"/>
        <w:bottom w:val="none" w:sz="0" w:space="0" w:color="auto"/>
        <w:right w:val="none" w:sz="0" w:space="0" w:color="auto"/>
      </w:divBdr>
    </w:div>
    <w:div w:id="192158858">
      <w:bodyDiv w:val="1"/>
      <w:marLeft w:val="0"/>
      <w:marRight w:val="0"/>
      <w:marTop w:val="0"/>
      <w:marBottom w:val="0"/>
      <w:divBdr>
        <w:top w:val="none" w:sz="0" w:space="0" w:color="auto"/>
        <w:left w:val="none" w:sz="0" w:space="0" w:color="auto"/>
        <w:bottom w:val="none" w:sz="0" w:space="0" w:color="auto"/>
        <w:right w:val="none" w:sz="0" w:space="0" w:color="auto"/>
      </w:divBdr>
    </w:div>
    <w:div w:id="236478385">
      <w:bodyDiv w:val="1"/>
      <w:marLeft w:val="0"/>
      <w:marRight w:val="0"/>
      <w:marTop w:val="0"/>
      <w:marBottom w:val="0"/>
      <w:divBdr>
        <w:top w:val="none" w:sz="0" w:space="0" w:color="auto"/>
        <w:left w:val="none" w:sz="0" w:space="0" w:color="auto"/>
        <w:bottom w:val="none" w:sz="0" w:space="0" w:color="auto"/>
        <w:right w:val="none" w:sz="0" w:space="0" w:color="auto"/>
      </w:divBdr>
    </w:div>
    <w:div w:id="268632945">
      <w:bodyDiv w:val="1"/>
      <w:marLeft w:val="0"/>
      <w:marRight w:val="0"/>
      <w:marTop w:val="0"/>
      <w:marBottom w:val="0"/>
      <w:divBdr>
        <w:top w:val="none" w:sz="0" w:space="0" w:color="auto"/>
        <w:left w:val="none" w:sz="0" w:space="0" w:color="auto"/>
        <w:bottom w:val="none" w:sz="0" w:space="0" w:color="auto"/>
        <w:right w:val="none" w:sz="0" w:space="0" w:color="auto"/>
      </w:divBdr>
    </w:div>
    <w:div w:id="360397948">
      <w:bodyDiv w:val="1"/>
      <w:marLeft w:val="0"/>
      <w:marRight w:val="0"/>
      <w:marTop w:val="0"/>
      <w:marBottom w:val="0"/>
      <w:divBdr>
        <w:top w:val="none" w:sz="0" w:space="0" w:color="auto"/>
        <w:left w:val="none" w:sz="0" w:space="0" w:color="auto"/>
        <w:bottom w:val="none" w:sz="0" w:space="0" w:color="auto"/>
        <w:right w:val="none" w:sz="0" w:space="0" w:color="auto"/>
      </w:divBdr>
    </w:div>
    <w:div w:id="528762280">
      <w:bodyDiv w:val="1"/>
      <w:marLeft w:val="0"/>
      <w:marRight w:val="0"/>
      <w:marTop w:val="0"/>
      <w:marBottom w:val="0"/>
      <w:divBdr>
        <w:top w:val="none" w:sz="0" w:space="0" w:color="auto"/>
        <w:left w:val="none" w:sz="0" w:space="0" w:color="auto"/>
        <w:bottom w:val="none" w:sz="0" w:space="0" w:color="auto"/>
        <w:right w:val="none" w:sz="0" w:space="0" w:color="auto"/>
      </w:divBdr>
    </w:div>
    <w:div w:id="680621943">
      <w:bodyDiv w:val="1"/>
      <w:marLeft w:val="0"/>
      <w:marRight w:val="0"/>
      <w:marTop w:val="0"/>
      <w:marBottom w:val="0"/>
      <w:divBdr>
        <w:top w:val="none" w:sz="0" w:space="0" w:color="auto"/>
        <w:left w:val="none" w:sz="0" w:space="0" w:color="auto"/>
        <w:bottom w:val="none" w:sz="0" w:space="0" w:color="auto"/>
        <w:right w:val="none" w:sz="0" w:space="0" w:color="auto"/>
      </w:divBdr>
    </w:div>
    <w:div w:id="689525376">
      <w:bodyDiv w:val="1"/>
      <w:marLeft w:val="0"/>
      <w:marRight w:val="0"/>
      <w:marTop w:val="0"/>
      <w:marBottom w:val="0"/>
      <w:divBdr>
        <w:top w:val="none" w:sz="0" w:space="0" w:color="auto"/>
        <w:left w:val="none" w:sz="0" w:space="0" w:color="auto"/>
        <w:bottom w:val="none" w:sz="0" w:space="0" w:color="auto"/>
        <w:right w:val="none" w:sz="0" w:space="0" w:color="auto"/>
      </w:divBdr>
    </w:div>
    <w:div w:id="789740707">
      <w:bodyDiv w:val="1"/>
      <w:marLeft w:val="0"/>
      <w:marRight w:val="0"/>
      <w:marTop w:val="0"/>
      <w:marBottom w:val="0"/>
      <w:divBdr>
        <w:top w:val="none" w:sz="0" w:space="0" w:color="auto"/>
        <w:left w:val="none" w:sz="0" w:space="0" w:color="auto"/>
        <w:bottom w:val="none" w:sz="0" w:space="0" w:color="auto"/>
        <w:right w:val="none" w:sz="0" w:space="0" w:color="auto"/>
      </w:divBdr>
    </w:div>
    <w:div w:id="951667013">
      <w:bodyDiv w:val="1"/>
      <w:marLeft w:val="0"/>
      <w:marRight w:val="0"/>
      <w:marTop w:val="0"/>
      <w:marBottom w:val="0"/>
      <w:divBdr>
        <w:top w:val="none" w:sz="0" w:space="0" w:color="auto"/>
        <w:left w:val="none" w:sz="0" w:space="0" w:color="auto"/>
        <w:bottom w:val="none" w:sz="0" w:space="0" w:color="auto"/>
        <w:right w:val="none" w:sz="0" w:space="0" w:color="auto"/>
      </w:divBdr>
    </w:div>
    <w:div w:id="1185246453">
      <w:bodyDiv w:val="1"/>
      <w:marLeft w:val="0"/>
      <w:marRight w:val="0"/>
      <w:marTop w:val="0"/>
      <w:marBottom w:val="0"/>
      <w:divBdr>
        <w:top w:val="none" w:sz="0" w:space="0" w:color="auto"/>
        <w:left w:val="none" w:sz="0" w:space="0" w:color="auto"/>
        <w:bottom w:val="none" w:sz="0" w:space="0" w:color="auto"/>
        <w:right w:val="none" w:sz="0" w:space="0" w:color="auto"/>
      </w:divBdr>
    </w:div>
    <w:div w:id="1213466271">
      <w:bodyDiv w:val="1"/>
      <w:marLeft w:val="0"/>
      <w:marRight w:val="0"/>
      <w:marTop w:val="0"/>
      <w:marBottom w:val="0"/>
      <w:divBdr>
        <w:top w:val="none" w:sz="0" w:space="0" w:color="auto"/>
        <w:left w:val="none" w:sz="0" w:space="0" w:color="auto"/>
        <w:bottom w:val="none" w:sz="0" w:space="0" w:color="auto"/>
        <w:right w:val="none" w:sz="0" w:space="0" w:color="auto"/>
      </w:divBdr>
    </w:div>
    <w:div w:id="1386025864">
      <w:bodyDiv w:val="1"/>
      <w:marLeft w:val="0"/>
      <w:marRight w:val="0"/>
      <w:marTop w:val="0"/>
      <w:marBottom w:val="0"/>
      <w:divBdr>
        <w:top w:val="none" w:sz="0" w:space="0" w:color="auto"/>
        <w:left w:val="none" w:sz="0" w:space="0" w:color="auto"/>
        <w:bottom w:val="none" w:sz="0" w:space="0" w:color="auto"/>
        <w:right w:val="none" w:sz="0" w:space="0" w:color="auto"/>
      </w:divBdr>
    </w:div>
    <w:div w:id="1461459978">
      <w:bodyDiv w:val="1"/>
      <w:marLeft w:val="0"/>
      <w:marRight w:val="0"/>
      <w:marTop w:val="0"/>
      <w:marBottom w:val="0"/>
      <w:divBdr>
        <w:top w:val="none" w:sz="0" w:space="0" w:color="auto"/>
        <w:left w:val="none" w:sz="0" w:space="0" w:color="auto"/>
        <w:bottom w:val="none" w:sz="0" w:space="0" w:color="auto"/>
        <w:right w:val="none" w:sz="0" w:space="0" w:color="auto"/>
      </w:divBdr>
    </w:div>
    <w:div w:id="1469667089">
      <w:bodyDiv w:val="1"/>
      <w:marLeft w:val="0"/>
      <w:marRight w:val="0"/>
      <w:marTop w:val="0"/>
      <w:marBottom w:val="0"/>
      <w:divBdr>
        <w:top w:val="none" w:sz="0" w:space="0" w:color="auto"/>
        <w:left w:val="none" w:sz="0" w:space="0" w:color="auto"/>
        <w:bottom w:val="none" w:sz="0" w:space="0" w:color="auto"/>
        <w:right w:val="none" w:sz="0" w:space="0" w:color="auto"/>
      </w:divBdr>
    </w:div>
    <w:div w:id="1692412754">
      <w:bodyDiv w:val="1"/>
      <w:marLeft w:val="0"/>
      <w:marRight w:val="0"/>
      <w:marTop w:val="0"/>
      <w:marBottom w:val="0"/>
      <w:divBdr>
        <w:top w:val="none" w:sz="0" w:space="0" w:color="auto"/>
        <w:left w:val="none" w:sz="0" w:space="0" w:color="auto"/>
        <w:bottom w:val="none" w:sz="0" w:space="0" w:color="auto"/>
        <w:right w:val="none" w:sz="0" w:space="0" w:color="auto"/>
      </w:divBdr>
    </w:div>
    <w:div w:id="1870144639">
      <w:bodyDiv w:val="1"/>
      <w:marLeft w:val="0"/>
      <w:marRight w:val="0"/>
      <w:marTop w:val="0"/>
      <w:marBottom w:val="0"/>
      <w:divBdr>
        <w:top w:val="none" w:sz="0" w:space="0" w:color="auto"/>
        <w:left w:val="none" w:sz="0" w:space="0" w:color="auto"/>
        <w:bottom w:val="none" w:sz="0" w:space="0" w:color="auto"/>
        <w:right w:val="none" w:sz="0" w:space="0" w:color="auto"/>
      </w:divBdr>
    </w:div>
    <w:div w:id="1872762347">
      <w:bodyDiv w:val="1"/>
      <w:marLeft w:val="0"/>
      <w:marRight w:val="0"/>
      <w:marTop w:val="0"/>
      <w:marBottom w:val="0"/>
      <w:divBdr>
        <w:top w:val="none" w:sz="0" w:space="0" w:color="auto"/>
        <w:left w:val="none" w:sz="0" w:space="0" w:color="auto"/>
        <w:bottom w:val="none" w:sz="0" w:space="0" w:color="auto"/>
        <w:right w:val="none" w:sz="0" w:space="0" w:color="auto"/>
      </w:divBdr>
    </w:div>
    <w:div w:id="2033604348">
      <w:bodyDiv w:val="1"/>
      <w:marLeft w:val="0"/>
      <w:marRight w:val="0"/>
      <w:marTop w:val="0"/>
      <w:marBottom w:val="0"/>
      <w:divBdr>
        <w:top w:val="none" w:sz="0" w:space="0" w:color="auto"/>
        <w:left w:val="none" w:sz="0" w:space="0" w:color="auto"/>
        <w:bottom w:val="none" w:sz="0" w:space="0" w:color="auto"/>
        <w:right w:val="none" w:sz="0" w:space="0" w:color="auto"/>
      </w:divBdr>
    </w:div>
    <w:div w:id="2039886077">
      <w:bodyDiv w:val="1"/>
      <w:marLeft w:val="0"/>
      <w:marRight w:val="0"/>
      <w:marTop w:val="0"/>
      <w:marBottom w:val="0"/>
      <w:divBdr>
        <w:top w:val="none" w:sz="0" w:space="0" w:color="auto"/>
        <w:left w:val="none" w:sz="0" w:space="0" w:color="auto"/>
        <w:bottom w:val="none" w:sz="0" w:space="0" w:color="auto"/>
        <w:right w:val="none" w:sz="0" w:space="0" w:color="auto"/>
      </w:divBdr>
    </w:div>
    <w:div w:id="2051833764">
      <w:bodyDiv w:val="1"/>
      <w:marLeft w:val="0"/>
      <w:marRight w:val="0"/>
      <w:marTop w:val="0"/>
      <w:marBottom w:val="0"/>
      <w:divBdr>
        <w:top w:val="none" w:sz="0" w:space="0" w:color="auto"/>
        <w:left w:val="none" w:sz="0" w:space="0" w:color="auto"/>
        <w:bottom w:val="none" w:sz="0" w:space="0" w:color="auto"/>
        <w:right w:val="none" w:sz="0" w:space="0" w:color="auto"/>
      </w:divBdr>
    </w:div>
    <w:div w:id="211747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Fon</b:Tag>
    <b:SourceType>Book</b:SourceType>
    <b:Guid>{276E4722-BEA6-44D5-948B-AAE816306F74}</b:Guid>
    <b:Title>Fonte: Elaborado pelo autor (2026).</b:Title>
    <b:RefOrder>1</b:RefOrder>
  </b:Source>
  <b:Source>
    <b:Tag>Fon1</b:Tag>
    <b:SourceType>Book</b:SourceType>
    <b:Guid>{C14C180A-45A8-476F-8A8A-2673CE519966}</b:Guid>
    <b:Title>Fonte: Elaborado pelo autor (2026).</b:Title>
    <b:RefOrder>2</b:RefOrder>
  </b:Source>
  <b:Source>
    <b:Tag>Fon2</b:Tag>
    <b:SourceType>Book</b:SourceType>
    <b:Guid>{D22EBBA8-E342-403A-87C8-5722E47733CA}</b:Guid>
    <b:Author>
      <b:Author>
        <b:NameList>
          <b:Person>
            <b:Last>(2026).</b:Last>
            <b:First>Fonte:</b:First>
            <b:Middle>Elaborado pelo autor</b:Middle>
          </b:Person>
        </b:NameList>
      </b:Author>
    </b:Author>
    <b:RefOrder>7</b:RefOrder>
  </b:Source>
  <b:Source>
    <b:Tag>Fon3</b:Tag>
    <b:SourceType>Book</b:SourceType>
    <b:Guid>{F5AC3D4D-D40B-4123-8BCD-75FB3986854B}</b:Guid>
    <b:Title>Fonte: Elaborado pelo autor (2026).</b:Title>
    <b:RefOrder>3</b:RefOrder>
  </b:Source>
  <b:Source>
    <b:Tag>Fon4</b:Tag>
    <b:SourceType>Book</b:SourceType>
    <b:Guid>{A850AA90-736E-4201-8EDE-CBB93E42BBA8}</b:Guid>
    <b:Title>Fonte: Elaborado pelo autor (2026).</b:Title>
    <b:RefOrder>4</b:RefOrder>
  </b:Source>
  <b:Source>
    <b:Tag>Fon5</b:Tag>
    <b:SourceType>Book</b:SourceType>
    <b:Guid>{3BB9AB23-3677-4C3E-BBEA-A02A1AFB7201}</b:Guid>
    <b:Title>Fonte: Elaborado pelo autor (2026).</b:Title>
    <b:RefOrder>5</b:RefOrder>
  </b:Source>
  <b:Source>
    <b:Tag>Fon6</b:Tag>
    <b:SourceType>Book</b:SourceType>
    <b:Guid>{857DEDA7-4940-454F-9587-D0AD71754B29}</b:Guid>
    <b:Author>
      <b:Author>
        <b:NameList>
          <b:Person>
            <b:Last>(2026).</b:Last>
            <b:First>Fonte:</b:First>
            <b:Middle>Elaborado pelo autor</b:Middle>
          </b:Person>
        </b:NameList>
      </b:Author>
    </b:Author>
    <b:RefOrder>8</b:RefOrder>
  </b:Source>
  <b:Source>
    <b:Tag>Fon7</b:Tag>
    <b:SourceType>Book</b:SourceType>
    <b:Guid>{BF1CD2C4-BFCE-4C94-831E-DAEDC32599A5}</b:Guid>
    <b:Title>Fonte: Elaborado pelo autor (2026).</b:Title>
    <b:RefOrder>6</b:RefOrder>
  </b:Source>
</b:Sources>
</file>

<file path=customXml/itemProps1.xml><?xml version="1.0" encoding="utf-8"?>
<ds:datastoreItem xmlns:ds="http://schemas.openxmlformats.org/officeDocument/2006/customXml" ds:itemID="{2A9C51E2-C808-4355-B12F-A9595E06C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727</TotalTime>
  <Pages>43</Pages>
  <Words>7392</Words>
  <Characters>39920</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Miquilina Jimbo</dc:creator>
  <cp:keywords/>
  <dc:description/>
  <cp:lastModifiedBy>Joca Pongolola</cp:lastModifiedBy>
  <cp:revision>27</cp:revision>
  <dcterms:created xsi:type="dcterms:W3CDTF">2026-06-16T03:49:00Z</dcterms:created>
  <dcterms:modified xsi:type="dcterms:W3CDTF">2026-06-16T17:21:00Z</dcterms:modified>
</cp:coreProperties>
</file>